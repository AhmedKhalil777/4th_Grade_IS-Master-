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485707996"/>
        <w:docPartObj>
          <w:docPartGallery w:val="Cover Pages"/>
          <w:docPartUnique/>
        </w:docPartObj>
      </w:sdtPr>
      <w:sdtEndPr/>
      <w:sdtContent>
        <w:p w14:paraId="0BB33B1F" w14:textId="576A68E8" w:rsidR="006B22DA" w:rsidRDefault="006B22DA"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28476705" wp14:editId="211FBA50">
                <wp:simplePos x="0" y="0"/>
                <wp:positionH relativeFrom="page">
                  <wp:align>right</wp:align>
                </wp:positionH>
                <wp:positionV relativeFrom="paragraph">
                  <wp:posOffset>-457200</wp:posOffset>
                </wp:positionV>
                <wp:extent cx="7509933" cy="10064750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09933" cy="10064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05817B" wp14:editId="6017DDEC">
                    <wp:simplePos x="0" y="0"/>
                    <wp:positionH relativeFrom="column">
                      <wp:posOffset>-457200</wp:posOffset>
                    </wp:positionH>
                    <wp:positionV relativeFrom="paragraph">
                      <wp:posOffset>-457200</wp:posOffset>
                    </wp:positionV>
                    <wp:extent cx="259080" cy="10041467"/>
                    <wp:effectExtent l="0" t="0" r="7620" b="0"/>
                    <wp:wrapNone/>
                    <wp:docPr id="34" name="Rectangle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59080" cy="10041467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521C5051" id="Rectangle 34" o:spid="_x0000_s1026" style="position:absolute;margin-left:-36pt;margin-top:-36pt;width:20.4pt;height:79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" fillcolor="gray [1629]" stroked="f" strokeweight="1pt"/>
                </w:pict>
              </mc:Fallback>
            </mc:AlternateContent>
          </w:r>
          <w:r>
            <w:br w:type="page"/>
          </w:r>
        </w:p>
      </w:sdtContent>
    </w:sdt>
    <w:p w14:paraId="2650E31D" w14:textId="623FA67C" w:rsidR="00FC3328" w:rsidRDefault="006B22DA" w:rsidP="006B22DA">
      <w:pPr>
        <w:pStyle w:val="Title"/>
      </w:pPr>
      <w:r>
        <w:lastRenderedPageBreak/>
        <w:t>Mining Frequent Pattern, Association&amp; Correlation</w:t>
      </w:r>
    </w:p>
    <w:p w14:paraId="3EE2C5E1" w14:textId="25035245" w:rsidR="006B22DA" w:rsidRDefault="008B4497" w:rsidP="006B22DA">
      <w:pPr>
        <w:pStyle w:val="Heading1"/>
      </w:pPr>
      <w:r>
        <w:t>Frequent Pattern</w:t>
      </w:r>
    </w:p>
    <w:p w14:paraId="7CCD68DD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noProof/>
          <w:szCs w:val="28"/>
        </w:rPr>
        <w:drawing>
          <wp:anchor distT="0" distB="0" distL="114300" distR="114300" simplePos="0" relativeHeight="251664384" behindDoc="0" locked="0" layoutInCell="1" allowOverlap="1" wp14:anchorId="34FCA926" wp14:editId="7FBF38AA">
            <wp:simplePos x="0" y="0"/>
            <wp:positionH relativeFrom="margin">
              <wp:align>right</wp:align>
            </wp:positionH>
            <wp:positionV relativeFrom="paragraph">
              <wp:posOffset>136101</wp:posOffset>
            </wp:positionV>
            <wp:extent cx="3039373" cy="1776908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373" cy="177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1F54">
        <w:rPr>
          <w:b/>
          <w:bCs/>
          <w:szCs w:val="28"/>
        </w:rPr>
        <w:t xml:space="preserve">a </w:t>
      </w:r>
      <w:r w:rsidRPr="00FA1F54">
        <w:rPr>
          <w:szCs w:val="28"/>
        </w:rPr>
        <w:t>pattern</w:t>
      </w:r>
      <w:r w:rsidRPr="00FA1F54">
        <w:rPr>
          <w:b/>
          <w:bCs/>
          <w:szCs w:val="28"/>
        </w:rPr>
        <w:t xml:space="preserve"> (a set of items, subsequences, substructures, etc.) that occurs </w:t>
      </w:r>
      <w:r w:rsidRPr="00FA1F54">
        <w:rPr>
          <w:szCs w:val="28"/>
        </w:rPr>
        <w:t>frequently</w:t>
      </w:r>
      <w:r w:rsidRPr="00FA1F54">
        <w:rPr>
          <w:b/>
          <w:bCs/>
          <w:szCs w:val="28"/>
        </w:rPr>
        <w:t xml:space="preserve"> in a data set</w:t>
      </w:r>
    </w:p>
    <w:p w14:paraId="6F3CEEA7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b/>
          <w:bCs/>
          <w:szCs w:val="28"/>
        </w:rPr>
        <w:t>A Big role for mining association and correlation</w:t>
      </w:r>
    </w:p>
    <w:p w14:paraId="0F9C6CFD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rFonts w:hint="cs"/>
          <w:b/>
          <w:bCs/>
          <w:szCs w:val="28"/>
          <w:rtl/>
          <w:lang w:bidi="ar-EG"/>
        </w:rPr>
        <w:t xml:space="preserve">بس ليه بدور على الأشكال </w:t>
      </w:r>
      <w:proofErr w:type="spellStart"/>
      <w:r w:rsidRPr="00FA1F54">
        <w:rPr>
          <w:rFonts w:hint="cs"/>
          <w:b/>
          <w:bCs/>
          <w:szCs w:val="28"/>
          <w:rtl/>
          <w:lang w:bidi="ar-EG"/>
        </w:rPr>
        <w:t>دى</w:t>
      </w:r>
      <w:proofErr w:type="spellEnd"/>
      <w:r w:rsidRPr="00FA1F54">
        <w:rPr>
          <w:rFonts w:hint="cs"/>
          <w:b/>
          <w:bCs/>
          <w:szCs w:val="28"/>
          <w:rtl/>
          <w:lang w:bidi="ar-EG"/>
        </w:rPr>
        <w:t xml:space="preserve"> في الداتا أيه الحافز؟؟</w:t>
      </w:r>
    </w:p>
    <w:p w14:paraId="7F0DE42C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szCs w:val="28"/>
        </w:rPr>
        <w:t>Motivation</w:t>
      </w:r>
      <w:r w:rsidRPr="00FA1F54">
        <w:rPr>
          <w:b/>
          <w:bCs/>
          <w:szCs w:val="28"/>
        </w:rPr>
        <w:t xml:space="preserve">: </w:t>
      </w:r>
      <w:r w:rsidRPr="00FA1F54">
        <w:rPr>
          <w:szCs w:val="28"/>
        </w:rPr>
        <w:t>Finding inherent regularities in data</w:t>
      </w:r>
    </w:p>
    <w:p w14:paraId="52F76A03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rFonts w:hint="cs"/>
          <w:b/>
          <w:bCs/>
          <w:szCs w:val="28"/>
          <w:rtl/>
          <w:lang w:bidi="ar-EG"/>
        </w:rPr>
        <w:t xml:space="preserve">لما تلاقى ان السؤال </w:t>
      </w:r>
      <w:proofErr w:type="spellStart"/>
      <w:r w:rsidRPr="00FA1F54">
        <w:rPr>
          <w:rFonts w:hint="cs"/>
          <w:b/>
          <w:bCs/>
          <w:szCs w:val="28"/>
          <w:rtl/>
          <w:lang w:bidi="ar-EG"/>
        </w:rPr>
        <w:t>بتاعك</w:t>
      </w:r>
      <w:proofErr w:type="spellEnd"/>
      <w:r w:rsidRPr="00FA1F54">
        <w:rPr>
          <w:rFonts w:hint="cs"/>
          <w:b/>
          <w:bCs/>
          <w:szCs w:val="28"/>
          <w:rtl/>
          <w:lang w:bidi="ar-EG"/>
        </w:rPr>
        <w:t xml:space="preserve"> شبه الأسئلة </w:t>
      </w:r>
      <w:proofErr w:type="spellStart"/>
      <w:r w:rsidRPr="00FA1F54">
        <w:rPr>
          <w:rFonts w:hint="cs"/>
          <w:b/>
          <w:bCs/>
          <w:szCs w:val="28"/>
          <w:rtl/>
          <w:lang w:bidi="ar-EG"/>
        </w:rPr>
        <w:t>الجاية</w:t>
      </w:r>
      <w:proofErr w:type="spellEnd"/>
      <w:r w:rsidRPr="00FA1F54">
        <w:rPr>
          <w:rFonts w:hint="cs"/>
          <w:b/>
          <w:bCs/>
          <w:szCs w:val="28"/>
          <w:rtl/>
          <w:lang w:bidi="ar-EG"/>
        </w:rPr>
        <w:t xml:space="preserve"> يبقى فعلا محتاج الموضوع </w:t>
      </w:r>
      <w:proofErr w:type="gramStart"/>
      <w:r w:rsidRPr="00FA1F54">
        <w:rPr>
          <w:rFonts w:hint="cs"/>
          <w:b/>
          <w:bCs/>
          <w:szCs w:val="28"/>
          <w:rtl/>
          <w:lang w:bidi="ar-EG"/>
        </w:rPr>
        <w:t>ده</w:t>
      </w:r>
      <w:proofErr w:type="gramEnd"/>
    </w:p>
    <w:p w14:paraId="78AAE302" w14:textId="77777777" w:rsidR="008B4497" w:rsidRPr="00FA1F54" w:rsidRDefault="008B4497" w:rsidP="008B4497">
      <w:pPr>
        <w:pStyle w:val="ListParagraph"/>
        <w:numPr>
          <w:ilvl w:val="1"/>
          <w:numId w:val="1"/>
        </w:numPr>
        <w:rPr>
          <w:szCs w:val="28"/>
        </w:rPr>
      </w:pPr>
      <w:r w:rsidRPr="00FA1F54">
        <w:rPr>
          <w:szCs w:val="28"/>
        </w:rPr>
        <w:t xml:space="preserve">What products were often purchased </w:t>
      </w:r>
      <w:proofErr w:type="gramStart"/>
      <w:r w:rsidRPr="00FA1F54">
        <w:rPr>
          <w:szCs w:val="28"/>
        </w:rPr>
        <w:t>together?—</w:t>
      </w:r>
      <w:proofErr w:type="gramEnd"/>
      <w:r w:rsidRPr="00FA1F54">
        <w:rPr>
          <w:szCs w:val="28"/>
        </w:rPr>
        <w:t xml:space="preserve"> Beer and diapers?! </w:t>
      </w:r>
    </w:p>
    <w:p w14:paraId="4ED3AF79" w14:textId="77777777" w:rsidR="008B4497" w:rsidRPr="00FA1F54" w:rsidRDefault="008B4497" w:rsidP="008B4497">
      <w:pPr>
        <w:pStyle w:val="ListParagraph"/>
        <w:numPr>
          <w:ilvl w:val="1"/>
          <w:numId w:val="1"/>
        </w:numPr>
        <w:rPr>
          <w:szCs w:val="28"/>
        </w:rPr>
      </w:pPr>
      <w:r w:rsidRPr="00FA1F54">
        <w:rPr>
          <w:szCs w:val="28"/>
        </w:rPr>
        <w:t xml:space="preserve"> What are the subsequent purchases after buying a PC?</w:t>
      </w:r>
    </w:p>
    <w:p w14:paraId="29FF9697" w14:textId="77777777" w:rsidR="008B4497" w:rsidRPr="00FA1F54" w:rsidRDefault="008B4497" w:rsidP="008B4497">
      <w:pPr>
        <w:pStyle w:val="ListParagraph"/>
        <w:numPr>
          <w:ilvl w:val="1"/>
          <w:numId w:val="1"/>
        </w:numPr>
        <w:rPr>
          <w:szCs w:val="28"/>
        </w:rPr>
      </w:pPr>
      <w:r w:rsidRPr="00FA1F54">
        <w:rPr>
          <w:szCs w:val="28"/>
        </w:rPr>
        <w:t xml:space="preserve">What kinds of DNA are sensitive to this new drug? </w:t>
      </w:r>
    </w:p>
    <w:p w14:paraId="4D40EC55" w14:textId="77777777" w:rsidR="008B4497" w:rsidRPr="00FA1F54" w:rsidRDefault="008B4497" w:rsidP="008B4497">
      <w:pPr>
        <w:pStyle w:val="ListParagraph"/>
        <w:numPr>
          <w:ilvl w:val="1"/>
          <w:numId w:val="1"/>
        </w:numPr>
        <w:rPr>
          <w:szCs w:val="28"/>
        </w:rPr>
      </w:pPr>
      <w:r w:rsidRPr="00FA1F54">
        <w:rPr>
          <w:szCs w:val="28"/>
        </w:rPr>
        <w:t>Can we automatically classify web documents?</w:t>
      </w:r>
    </w:p>
    <w:p w14:paraId="4EB74BAD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proofErr w:type="gramStart"/>
      <w:r w:rsidRPr="00FA1F54">
        <w:rPr>
          <w:rFonts w:hint="cs"/>
          <w:b/>
          <w:bCs/>
          <w:szCs w:val="28"/>
          <w:rtl/>
        </w:rPr>
        <w:t xml:space="preserve">و </w:t>
      </w:r>
      <w:proofErr w:type="spellStart"/>
      <w:r w:rsidRPr="00FA1F54">
        <w:rPr>
          <w:rFonts w:hint="cs"/>
          <w:b/>
          <w:bCs/>
          <w:szCs w:val="28"/>
          <w:rtl/>
        </w:rPr>
        <w:t>بيخش</w:t>
      </w:r>
      <w:proofErr w:type="spellEnd"/>
      <w:proofErr w:type="gramEnd"/>
      <w:r w:rsidRPr="00FA1F54">
        <w:rPr>
          <w:rFonts w:hint="cs"/>
          <w:b/>
          <w:bCs/>
          <w:szCs w:val="28"/>
          <w:rtl/>
        </w:rPr>
        <w:t xml:space="preserve"> في مجموعة من التطبيقات </w:t>
      </w:r>
      <w:proofErr w:type="spellStart"/>
      <w:r w:rsidRPr="00FA1F54">
        <w:rPr>
          <w:rFonts w:hint="cs"/>
          <w:b/>
          <w:bCs/>
          <w:szCs w:val="28"/>
          <w:rtl/>
        </w:rPr>
        <w:t>اللى</w:t>
      </w:r>
      <w:proofErr w:type="spellEnd"/>
      <w:r w:rsidRPr="00FA1F54">
        <w:rPr>
          <w:rFonts w:hint="cs"/>
          <w:b/>
          <w:bCs/>
          <w:szCs w:val="28"/>
          <w:rtl/>
        </w:rPr>
        <w:t xml:space="preserve"> في الحياة </w:t>
      </w:r>
    </w:p>
    <w:p w14:paraId="68DEFAAC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szCs w:val="28"/>
        </w:rPr>
        <w:t xml:space="preserve">Applications: </w:t>
      </w:r>
      <w:r w:rsidRPr="00FA1F54">
        <w:rPr>
          <w:b/>
          <w:bCs/>
          <w:szCs w:val="28"/>
        </w:rPr>
        <w:t>Basket data analysis, cross-marketing, catalog design, sale campaign analysis, Web log (click stream) analysis, and DNA sequence analysis</w:t>
      </w:r>
    </w:p>
    <w:p w14:paraId="4D43759F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FA1F54">
        <w:rPr>
          <w:szCs w:val="28"/>
        </w:rPr>
        <w:t xml:space="preserve">Frequent Pattern are </w:t>
      </w:r>
      <w:proofErr w:type="spellStart"/>
      <w:r w:rsidRPr="00FA1F54">
        <w:rPr>
          <w:szCs w:val="28"/>
        </w:rPr>
        <w:t>itemsets</w:t>
      </w:r>
      <w:proofErr w:type="spellEnd"/>
      <w:r w:rsidRPr="00FA1F54">
        <w:rPr>
          <w:szCs w:val="28"/>
        </w:rPr>
        <w:t xml:space="preserve"> that appear frequently in a data set (e.g. Transaction record) </w:t>
      </w:r>
    </w:p>
    <w:p w14:paraId="201509CE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8B4497">
        <w:rPr>
          <w:szCs w:val="28"/>
        </w:rPr>
        <w:t>Items that are frequently associated (</w:t>
      </w:r>
      <w:proofErr w:type="spellStart"/>
      <w:proofErr w:type="gramStart"/>
      <w:r w:rsidRPr="008B4497">
        <w:rPr>
          <w:szCs w:val="28"/>
        </w:rPr>
        <w:t>e.g</w:t>
      </w:r>
      <w:proofErr w:type="spellEnd"/>
      <w:proofErr w:type="gramEnd"/>
      <w:r w:rsidRPr="008B4497">
        <w:rPr>
          <w:szCs w:val="28"/>
        </w:rPr>
        <w:t xml:space="preserve"> purchased) together can be represented as association </w:t>
      </w:r>
      <w:proofErr w:type="spellStart"/>
      <w:r w:rsidRPr="008B4497">
        <w:rPr>
          <w:szCs w:val="28"/>
        </w:rPr>
        <w:t>rules</w:t>
      </w:r>
      <w:r w:rsidRPr="008B4497">
        <w:rPr>
          <w:b/>
          <w:bCs/>
          <w:szCs w:val="28"/>
        </w:rPr>
        <w:t>.Association</w:t>
      </w:r>
      <w:proofErr w:type="spellEnd"/>
      <w:r w:rsidRPr="008B4497">
        <w:rPr>
          <w:b/>
          <w:bCs/>
          <w:szCs w:val="28"/>
        </w:rPr>
        <w:t xml:space="preserve"> Rule like =&gt; </w:t>
      </w:r>
    </w:p>
    <w:p w14:paraId="2A37CA3C" w14:textId="6225EDDD" w:rsidR="008B4497" w:rsidRPr="008B4497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8B4497">
        <w:rPr>
          <w:szCs w:val="28"/>
        </w:rPr>
        <w:t xml:space="preserve">Computer → </w:t>
      </w:r>
      <w:proofErr w:type="spellStart"/>
      <w:r w:rsidRPr="008B4497">
        <w:rPr>
          <w:szCs w:val="28"/>
        </w:rPr>
        <w:t>antivirus_SW</w:t>
      </w:r>
      <w:proofErr w:type="spellEnd"/>
      <w:r w:rsidRPr="008B4497">
        <w:rPr>
          <w:szCs w:val="28"/>
        </w:rPr>
        <w:t xml:space="preserve"> [Support = 2</w:t>
      </w:r>
      <w:proofErr w:type="gramStart"/>
      <w:r w:rsidRPr="008B4497">
        <w:rPr>
          <w:szCs w:val="28"/>
        </w:rPr>
        <w:t>% ,</w:t>
      </w:r>
      <w:proofErr w:type="gramEnd"/>
      <w:r w:rsidRPr="008B4497">
        <w:rPr>
          <w:szCs w:val="28"/>
        </w:rPr>
        <w:t xml:space="preserve"> Confidence =60%]</w:t>
      </w:r>
    </w:p>
    <w:p w14:paraId="39561825" w14:textId="77777777" w:rsidR="008B4497" w:rsidRPr="00FA1F54" w:rsidRDefault="008B4497" w:rsidP="008B4497">
      <w:pPr>
        <w:pStyle w:val="ListParagraph"/>
        <w:numPr>
          <w:ilvl w:val="0"/>
          <w:numId w:val="1"/>
        </w:numPr>
        <w:rPr>
          <w:b/>
          <w:bCs/>
          <w:szCs w:val="28"/>
        </w:rPr>
      </w:pPr>
      <w:r w:rsidRPr="00FA1F54">
        <w:rPr>
          <w:rFonts w:hint="cs"/>
          <w:b/>
          <w:bCs/>
          <w:szCs w:val="28"/>
          <w:rtl/>
          <w:lang w:bidi="ar-EG"/>
        </w:rPr>
        <w:t xml:space="preserve">معنى كده ان شراء الكمبيوتر </w:t>
      </w:r>
      <w:proofErr w:type="spellStart"/>
      <w:r w:rsidRPr="00FA1F54">
        <w:rPr>
          <w:rFonts w:hint="cs"/>
          <w:b/>
          <w:bCs/>
          <w:szCs w:val="28"/>
          <w:rtl/>
          <w:lang w:bidi="ar-EG"/>
        </w:rPr>
        <w:t>بيأثر</w:t>
      </w:r>
      <w:proofErr w:type="spellEnd"/>
      <w:r w:rsidRPr="00FA1F54">
        <w:rPr>
          <w:rFonts w:hint="cs"/>
          <w:b/>
          <w:bCs/>
          <w:szCs w:val="28"/>
          <w:rtl/>
          <w:lang w:bidi="ar-EG"/>
        </w:rPr>
        <w:t xml:space="preserve"> على شراء </w:t>
      </w:r>
      <w:proofErr w:type="spellStart"/>
      <w:r w:rsidRPr="00FA1F54">
        <w:rPr>
          <w:rFonts w:hint="cs"/>
          <w:b/>
          <w:bCs/>
          <w:szCs w:val="28"/>
          <w:rtl/>
          <w:lang w:bidi="ar-EG"/>
        </w:rPr>
        <w:t>الانتى</w:t>
      </w:r>
      <w:proofErr w:type="spellEnd"/>
      <w:r w:rsidRPr="00FA1F54">
        <w:rPr>
          <w:rFonts w:hint="cs"/>
          <w:b/>
          <w:bCs/>
          <w:szCs w:val="28"/>
          <w:rtl/>
          <w:lang w:bidi="ar-EG"/>
        </w:rPr>
        <w:t xml:space="preserve"> فيروس </w:t>
      </w:r>
      <w:proofErr w:type="spellStart"/>
      <w:r w:rsidRPr="00FA1F54">
        <w:rPr>
          <w:rFonts w:hint="cs"/>
          <w:color w:val="00B050"/>
          <w:szCs w:val="28"/>
          <w:rtl/>
          <w:lang w:bidi="ar-EG"/>
        </w:rPr>
        <w:t>باجمالى</w:t>
      </w:r>
      <w:proofErr w:type="spellEnd"/>
      <w:r w:rsidRPr="00FA1F54">
        <w:rPr>
          <w:rFonts w:hint="cs"/>
          <w:color w:val="00B050"/>
          <w:szCs w:val="28"/>
          <w:rtl/>
          <w:lang w:bidi="ar-EG"/>
        </w:rPr>
        <w:t xml:space="preserve"> 2% من بياعة المنتجات</w:t>
      </w:r>
      <w:r w:rsidRPr="00FA1F54">
        <w:rPr>
          <w:rFonts w:hint="cs"/>
          <w:b/>
          <w:bCs/>
          <w:color w:val="00B050"/>
          <w:szCs w:val="28"/>
          <w:rtl/>
          <w:lang w:bidi="ar-EG"/>
        </w:rPr>
        <w:t xml:space="preserve"> </w:t>
      </w:r>
      <w:r w:rsidRPr="00FA1F54">
        <w:rPr>
          <w:rFonts w:hint="cs"/>
          <w:b/>
          <w:bCs/>
          <w:szCs w:val="28"/>
          <w:rtl/>
          <w:lang w:bidi="ar-EG"/>
        </w:rPr>
        <w:t xml:space="preserve">و </w:t>
      </w:r>
      <w:r w:rsidRPr="00FA1F54">
        <w:rPr>
          <w:rFonts w:hint="cs"/>
          <w:color w:val="C00000"/>
          <w:szCs w:val="28"/>
          <w:rtl/>
          <w:lang w:bidi="ar-EG"/>
        </w:rPr>
        <w:t xml:space="preserve">نسبة 60% من </w:t>
      </w:r>
      <w:proofErr w:type="spellStart"/>
      <w:r w:rsidRPr="00FA1F54">
        <w:rPr>
          <w:rFonts w:hint="cs"/>
          <w:color w:val="C00000"/>
          <w:szCs w:val="28"/>
          <w:rtl/>
          <w:lang w:bidi="ar-EG"/>
        </w:rPr>
        <w:t>اللى</w:t>
      </w:r>
      <w:proofErr w:type="spellEnd"/>
      <w:r w:rsidRPr="00FA1F54">
        <w:rPr>
          <w:rFonts w:hint="cs"/>
          <w:color w:val="C00000"/>
          <w:szCs w:val="28"/>
          <w:rtl/>
          <w:lang w:bidi="ar-EG"/>
        </w:rPr>
        <w:t xml:space="preserve"> اشتروا كمبيوترات اشتروا كمان </w:t>
      </w:r>
      <w:proofErr w:type="spellStart"/>
      <w:r w:rsidRPr="00FA1F54">
        <w:rPr>
          <w:rFonts w:hint="cs"/>
          <w:color w:val="C00000"/>
          <w:szCs w:val="28"/>
          <w:rtl/>
          <w:lang w:bidi="ar-EG"/>
        </w:rPr>
        <w:t>انتى</w:t>
      </w:r>
      <w:proofErr w:type="spellEnd"/>
      <w:r w:rsidRPr="00FA1F54">
        <w:rPr>
          <w:rFonts w:hint="cs"/>
          <w:color w:val="C00000"/>
          <w:szCs w:val="28"/>
          <w:rtl/>
          <w:lang w:bidi="ar-EG"/>
        </w:rPr>
        <w:t xml:space="preserve"> فيروس بس مش </w:t>
      </w:r>
      <w:proofErr w:type="gramStart"/>
      <w:r w:rsidRPr="00FA1F54">
        <w:rPr>
          <w:rFonts w:hint="cs"/>
          <w:color w:val="C00000"/>
          <w:szCs w:val="28"/>
          <w:rtl/>
          <w:lang w:bidi="ar-EG"/>
        </w:rPr>
        <w:t>العكس</w:t>
      </w:r>
      <w:r>
        <w:rPr>
          <w:rFonts w:hint="cs"/>
          <w:color w:val="C00000"/>
          <w:szCs w:val="28"/>
          <w:rtl/>
          <w:lang w:bidi="ar-EG"/>
        </w:rPr>
        <w:t xml:space="preserve"> ؛</w:t>
      </w:r>
      <w:proofErr w:type="gramEnd"/>
      <w:r>
        <w:rPr>
          <w:rFonts w:hint="cs"/>
          <w:color w:val="C00000"/>
          <w:szCs w:val="28"/>
          <w:rtl/>
          <w:lang w:bidi="ar-EG"/>
        </w:rPr>
        <w:t>؛</w:t>
      </w:r>
      <w:r w:rsidRPr="00FA1F54">
        <w:rPr>
          <w:rFonts w:hint="cs"/>
          <w:color w:val="C00000"/>
          <w:szCs w:val="28"/>
          <w:rtl/>
          <w:lang w:bidi="ar-EG"/>
        </w:rPr>
        <w:t xml:space="preserve"> احتمال شرطي أفتكر دكتور شريف</w:t>
      </w:r>
    </w:p>
    <w:p w14:paraId="36E90DB2" w14:textId="77777777" w:rsidR="008B4497" w:rsidRPr="008B4497" w:rsidRDefault="008B4497" w:rsidP="008B4497">
      <w:pPr>
        <w:pStyle w:val="ListParagraph"/>
        <w:numPr>
          <w:ilvl w:val="0"/>
          <w:numId w:val="1"/>
        </w:numPr>
        <w:spacing w:after="0" w:line="240" w:lineRule="auto"/>
      </w:pPr>
      <w:r w:rsidRPr="008B4497">
        <w:rPr>
          <w:b/>
          <w:bCs/>
        </w:rPr>
        <w:t>Support</w:t>
      </w:r>
      <w:r w:rsidRPr="008B4497">
        <w:t xml:space="preserve"> and </w:t>
      </w:r>
      <w:r w:rsidRPr="008B4497">
        <w:rPr>
          <w:b/>
          <w:bCs/>
        </w:rPr>
        <w:t>Confidence</w:t>
      </w:r>
      <w:r w:rsidRPr="008B4497">
        <w:t xml:space="preserve"> are measures of rule interestingness</w:t>
      </w:r>
    </w:p>
    <w:p w14:paraId="25BF3FBB" w14:textId="53B41A42" w:rsidR="008B4497" w:rsidRDefault="008B4497" w:rsidP="008B4497">
      <w:pPr>
        <w:pStyle w:val="ListParagraph"/>
        <w:numPr>
          <w:ilvl w:val="0"/>
          <w:numId w:val="1"/>
        </w:numPr>
        <w:rPr>
          <w:b/>
          <w:bCs/>
          <w:szCs w:val="28"/>
        </w:rPr>
      </w:pPr>
      <w:proofErr w:type="gramStart"/>
      <w:r>
        <w:rPr>
          <w:rFonts w:hint="cs"/>
          <w:b/>
          <w:bCs/>
          <w:szCs w:val="28"/>
          <w:rtl/>
          <w:lang w:bidi="ar-EG"/>
        </w:rPr>
        <w:t>و يعتبروا</w:t>
      </w:r>
      <w:proofErr w:type="gramEnd"/>
      <w:r>
        <w:rPr>
          <w:rFonts w:hint="cs"/>
          <w:b/>
          <w:bCs/>
          <w:szCs w:val="28"/>
          <w:rtl/>
          <w:lang w:bidi="ar-EG"/>
        </w:rPr>
        <w:t xml:space="preserve"> هم </w:t>
      </w:r>
      <w:proofErr w:type="spellStart"/>
      <w:r>
        <w:rPr>
          <w:rFonts w:hint="cs"/>
          <w:b/>
          <w:bCs/>
          <w:szCs w:val="28"/>
          <w:rtl/>
          <w:lang w:bidi="ar-EG"/>
        </w:rPr>
        <w:t>اللى</w:t>
      </w:r>
      <w:proofErr w:type="spellEnd"/>
      <w:r w:rsidR="0084622F">
        <w:rPr>
          <w:rFonts w:hint="cs"/>
          <w:b/>
          <w:bCs/>
          <w:szCs w:val="28"/>
          <w:rtl/>
          <w:lang w:bidi="ar-EG"/>
        </w:rPr>
        <w:t xml:space="preserve"> بقارن بيهم </w:t>
      </w:r>
      <w:proofErr w:type="spellStart"/>
      <w:r w:rsidR="0084622F">
        <w:rPr>
          <w:rFonts w:hint="cs"/>
          <w:b/>
          <w:bCs/>
          <w:szCs w:val="28"/>
          <w:rtl/>
          <w:lang w:bidi="ar-EG"/>
        </w:rPr>
        <w:t>الثريشولد</w:t>
      </w:r>
      <w:proofErr w:type="spellEnd"/>
      <w:r w:rsidR="0084622F">
        <w:rPr>
          <w:rFonts w:hint="cs"/>
          <w:b/>
          <w:bCs/>
          <w:szCs w:val="28"/>
          <w:rtl/>
          <w:lang w:bidi="ar-EG"/>
        </w:rPr>
        <w:t xml:space="preserve"> </w:t>
      </w:r>
      <w:proofErr w:type="spellStart"/>
      <w:r w:rsidR="0084622F">
        <w:rPr>
          <w:rFonts w:hint="cs"/>
          <w:b/>
          <w:bCs/>
          <w:szCs w:val="28"/>
          <w:rtl/>
          <w:lang w:bidi="ar-EG"/>
        </w:rPr>
        <w:t>بتوعى</w:t>
      </w:r>
      <w:proofErr w:type="spellEnd"/>
      <w:r w:rsidR="0084622F">
        <w:rPr>
          <w:rFonts w:hint="cs"/>
          <w:b/>
          <w:bCs/>
          <w:szCs w:val="28"/>
          <w:rtl/>
          <w:lang w:bidi="ar-EG"/>
        </w:rPr>
        <w:t xml:space="preserve"> و</w:t>
      </w:r>
      <w:r>
        <w:rPr>
          <w:rFonts w:hint="cs"/>
          <w:b/>
          <w:bCs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Cs w:val="28"/>
          <w:rtl/>
          <w:lang w:bidi="ar-EG"/>
        </w:rPr>
        <w:t>بختبر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بيهم مدى القرار على المنتجات و هو </w:t>
      </w:r>
      <w:proofErr w:type="spellStart"/>
      <w:r>
        <w:rPr>
          <w:rFonts w:hint="cs"/>
          <w:b/>
          <w:bCs/>
          <w:szCs w:val="28"/>
          <w:rtl/>
          <w:lang w:bidi="ar-EG"/>
        </w:rPr>
        <w:t>اللى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Cs w:val="28"/>
          <w:rtl/>
          <w:lang w:bidi="ar-EG"/>
        </w:rPr>
        <w:t>بيعرفنى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</w:t>
      </w:r>
      <w:proofErr w:type="spellStart"/>
      <w:r>
        <w:rPr>
          <w:rFonts w:hint="cs"/>
          <w:b/>
          <w:bCs/>
          <w:szCs w:val="28"/>
          <w:rtl/>
          <w:lang w:bidi="ar-EG"/>
        </w:rPr>
        <w:t>الباترن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</w:t>
      </w:r>
    </w:p>
    <w:p w14:paraId="1F30A225" w14:textId="77777777" w:rsidR="008B4497" w:rsidRDefault="008B4497" w:rsidP="008B4497">
      <w:pPr>
        <w:pStyle w:val="ListParagraph"/>
        <w:numPr>
          <w:ilvl w:val="0"/>
          <w:numId w:val="1"/>
        </w:numPr>
        <w:rPr>
          <w:b/>
          <w:bCs/>
          <w:szCs w:val="28"/>
        </w:rPr>
      </w:pPr>
      <w:r>
        <w:rPr>
          <w:rFonts w:hint="cs"/>
          <w:b/>
          <w:bCs/>
          <w:szCs w:val="28"/>
          <w:rtl/>
          <w:lang w:bidi="ar-EG"/>
        </w:rPr>
        <w:t xml:space="preserve">طبعا فيه </w:t>
      </w:r>
      <w:proofErr w:type="spellStart"/>
      <w:r>
        <w:rPr>
          <w:rFonts w:hint="cs"/>
          <w:b/>
          <w:bCs/>
          <w:szCs w:val="28"/>
          <w:rtl/>
          <w:lang w:bidi="ar-EG"/>
        </w:rPr>
        <w:t>ثريشولد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أكتر من دول بس المحاضرة </w:t>
      </w:r>
      <w:proofErr w:type="spellStart"/>
      <w:r>
        <w:rPr>
          <w:rFonts w:hint="cs"/>
          <w:b/>
          <w:bCs/>
          <w:szCs w:val="28"/>
          <w:rtl/>
          <w:lang w:bidi="ar-EG"/>
        </w:rPr>
        <w:t>بنتكلم</w:t>
      </w:r>
      <w:proofErr w:type="spellEnd"/>
      <w:r>
        <w:rPr>
          <w:rFonts w:hint="cs"/>
          <w:b/>
          <w:bCs/>
          <w:szCs w:val="28"/>
          <w:rtl/>
          <w:lang w:bidi="ar-EG"/>
        </w:rPr>
        <w:t xml:space="preserve"> عن 2</w:t>
      </w:r>
    </w:p>
    <w:p w14:paraId="5A1B4989" w14:textId="77777777" w:rsidR="008B4497" w:rsidRPr="008B4497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8B4497">
        <w:rPr>
          <w:szCs w:val="28"/>
          <w:lang w:bidi="ar-EG"/>
        </w:rPr>
        <w:t xml:space="preserve">2% Support means 2% of Transactions Show that computers and </w:t>
      </w:r>
      <w:proofErr w:type="spellStart"/>
      <w:r w:rsidRPr="008B4497">
        <w:rPr>
          <w:szCs w:val="28"/>
          <w:lang w:bidi="ar-EG"/>
        </w:rPr>
        <w:t>antivirus_SW</w:t>
      </w:r>
      <w:proofErr w:type="spellEnd"/>
      <w:r w:rsidRPr="008B4497">
        <w:rPr>
          <w:szCs w:val="28"/>
          <w:lang w:bidi="ar-EG"/>
        </w:rPr>
        <w:t xml:space="preserve"> are bought Together </w:t>
      </w:r>
    </w:p>
    <w:p w14:paraId="133F3E9D" w14:textId="77777777" w:rsidR="0084622F" w:rsidRDefault="008B4497" w:rsidP="008B4497">
      <w:pPr>
        <w:pStyle w:val="ListParagraph"/>
        <w:numPr>
          <w:ilvl w:val="0"/>
          <w:numId w:val="1"/>
        </w:numPr>
        <w:rPr>
          <w:szCs w:val="28"/>
        </w:rPr>
      </w:pPr>
      <w:r w:rsidRPr="008B4497">
        <w:rPr>
          <w:szCs w:val="28"/>
          <w:lang w:bidi="ar-EG"/>
        </w:rPr>
        <w:t xml:space="preserve">60% Confidence means 60 % of customers who bought a computer also bought </w:t>
      </w:r>
      <w:proofErr w:type="spellStart"/>
      <w:r w:rsidRPr="008B4497">
        <w:rPr>
          <w:szCs w:val="28"/>
          <w:lang w:bidi="ar-EG"/>
        </w:rPr>
        <w:t>antivirus_SW</w:t>
      </w:r>
      <w:proofErr w:type="spellEnd"/>
    </w:p>
    <w:p w14:paraId="23C5A49E" w14:textId="34073313" w:rsidR="008B4497" w:rsidRDefault="008B4497" w:rsidP="0084622F">
      <w:pPr>
        <w:pStyle w:val="ListParagraph"/>
        <w:rPr>
          <w:szCs w:val="28"/>
        </w:rPr>
      </w:pPr>
      <w:r w:rsidRPr="008B4497">
        <w:rPr>
          <w:rFonts w:hint="cs"/>
          <w:szCs w:val="28"/>
          <w:rtl/>
          <w:lang w:bidi="ar-EG"/>
        </w:rPr>
        <w:t xml:space="preserve"> </w:t>
      </w:r>
    </w:p>
    <w:p w14:paraId="2971A236" w14:textId="32E323B7" w:rsidR="0084622F" w:rsidRDefault="0084622F" w:rsidP="008B4497">
      <w:pPr>
        <w:pStyle w:val="ListParagraph"/>
        <w:numPr>
          <w:ilvl w:val="0"/>
          <w:numId w:val="1"/>
        </w:numPr>
        <w:rPr>
          <w:szCs w:val="28"/>
        </w:rPr>
      </w:pPr>
      <w:r>
        <w:rPr>
          <w:szCs w:val="28"/>
          <w:lang w:bidi="ar-EG"/>
        </w:rPr>
        <w:lastRenderedPageBreak/>
        <w:t xml:space="preserve">Basics About </w:t>
      </w:r>
      <w:r w:rsidRPr="0084622F">
        <w:rPr>
          <w:b/>
          <w:bCs/>
          <w:szCs w:val="28"/>
          <w:lang w:bidi="ar-EG"/>
        </w:rPr>
        <w:t>Association Rules</w:t>
      </w:r>
      <w:r>
        <w:rPr>
          <w:szCs w:val="28"/>
          <w:lang w:bidi="ar-EG"/>
        </w:rPr>
        <w:t>:</w:t>
      </w:r>
    </w:p>
    <w:p w14:paraId="3D8FE3FF" w14:textId="3240B254" w:rsidR="0084622F" w:rsidRDefault="0084622F" w:rsidP="0084622F">
      <w:pPr>
        <w:pStyle w:val="ListParagraph"/>
        <w:numPr>
          <w:ilvl w:val="1"/>
          <w:numId w:val="1"/>
        </w:numPr>
        <w:rPr>
          <w:szCs w:val="28"/>
        </w:rPr>
      </w:pPr>
      <w:r w:rsidRPr="0084622F">
        <w:rPr>
          <w:szCs w:val="28"/>
        </w:rPr>
        <w:t xml:space="preserve">If frequency of itemset I satisfies </w:t>
      </w:r>
      <w:proofErr w:type="spellStart"/>
      <w:r w:rsidRPr="0084622F">
        <w:rPr>
          <w:szCs w:val="28"/>
        </w:rPr>
        <w:t>min_support</w:t>
      </w:r>
      <w:proofErr w:type="spellEnd"/>
      <w:r w:rsidRPr="0084622F">
        <w:rPr>
          <w:szCs w:val="28"/>
        </w:rPr>
        <w:t xml:space="preserve"> </w:t>
      </w:r>
      <w:proofErr w:type="gramStart"/>
      <w:r w:rsidRPr="0084622F">
        <w:rPr>
          <w:szCs w:val="28"/>
        </w:rPr>
        <w:t>count</w:t>
      </w:r>
      <w:proofErr w:type="gramEnd"/>
      <w:r w:rsidRPr="0084622F">
        <w:rPr>
          <w:szCs w:val="28"/>
        </w:rPr>
        <w:t xml:space="preserve"> then I is a frequent itemset </w:t>
      </w:r>
    </w:p>
    <w:p w14:paraId="770602E6" w14:textId="43EEE870" w:rsidR="00206A2D" w:rsidRDefault="00206A2D" w:rsidP="0084622F">
      <w:pPr>
        <w:pStyle w:val="ListParagraph"/>
        <w:numPr>
          <w:ilvl w:val="1"/>
          <w:numId w:val="1"/>
        </w:numPr>
        <w:rPr>
          <w:szCs w:val="28"/>
        </w:rPr>
      </w:pPr>
      <w:r>
        <w:rPr>
          <w:szCs w:val="28"/>
        </w:rPr>
        <w:t xml:space="preserve">Support(x) &gt;= </w:t>
      </w:r>
      <w:proofErr w:type="spellStart"/>
      <w:r>
        <w:rPr>
          <w:szCs w:val="28"/>
        </w:rPr>
        <w:t>min_support</w:t>
      </w:r>
      <w:proofErr w:type="spellEnd"/>
      <w:r>
        <w:rPr>
          <w:szCs w:val="28"/>
        </w:rPr>
        <w:t xml:space="preserve"> =&gt; x is frequent item set</w:t>
      </w:r>
    </w:p>
    <w:p w14:paraId="6662E3A8" w14:textId="77777777" w:rsidR="0084622F" w:rsidRDefault="0084622F" w:rsidP="0084622F">
      <w:pPr>
        <w:pStyle w:val="ListParagraph"/>
        <w:numPr>
          <w:ilvl w:val="1"/>
          <w:numId w:val="1"/>
        </w:numPr>
        <w:rPr>
          <w:szCs w:val="28"/>
        </w:rPr>
      </w:pPr>
      <w:r w:rsidRPr="0084622F">
        <w:rPr>
          <w:szCs w:val="28"/>
        </w:rPr>
        <w:t xml:space="preserve">If a rule satisfies </w:t>
      </w:r>
      <w:proofErr w:type="spellStart"/>
      <w:r w:rsidRPr="0084622F">
        <w:rPr>
          <w:szCs w:val="28"/>
        </w:rPr>
        <w:t>min_support</w:t>
      </w:r>
      <w:proofErr w:type="spellEnd"/>
      <w:r w:rsidRPr="0084622F">
        <w:rPr>
          <w:szCs w:val="28"/>
        </w:rPr>
        <w:t xml:space="preserve"> and </w:t>
      </w:r>
      <w:proofErr w:type="spellStart"/>
      <w:r w:rsidRPr="0084622F">
        <w:rPr>
          <w:szCs w:val="28"/>
        </w:rPr>
        <w:t>min_confidence</w:t>
      </w:r>
      <w:proofErr w:type="spellEnd"/>
      <w:r w:rsidRPr="0084622F">
        <w:rPr>
          <w:szCs w:val="28"/>
        </w:rPr>
        <w:t xml:space="preserve"> </w:t>
      </w:r>
      <w:proofErr w:type="spellStart"/>
      <w:proofErr w:type="gramStart"/>
      <w:r w:rsidRPr="0084622F">
        <w:rPr>
          <w:szCs w:val="28"/>
        </w:rPr>
        <w:t>thresholds,it</w:t>
      </w:r>
      <w:proofErr w:type="spellEnd"/>
      <w:proofErr w:type="gramEnd"/>
      <w:r w:rsidRPr="0084622F">
        <w:rPr>
          <w:szCs w:val="28"/>
        </w:rPr>
        <w:t xml:space="preserve"> is said to be strong </w:t>
      </w:r>
    </w:p>
    <w:p w14:paraId="5F441EB1" w14:textId="5AD2EC2E" w:rsidR="008B4497" w:rsidRDefault="0084622F" w:rsidP="00206A2D">
      <w:pPr>
        <w:pStyle w:val="ListParagraph"/>
        <w:numPr>
          <w:ilvl w:val="2"/>
          <w:numId w:val="1"/>
        </w:numPr>
        <w:rPr>
          <w:szCs w:val="28"/>
        </w:rPr>
      </w:pPr>
      <w:r w:rsidRPr="0084622F">
        <w:rPr>
          <w:szCs w:val="28"/>
        </w:rPr>
        <w:t xml:space="preserve">problem of mining association rules reduced to mining frequent </w:t>
      </w:r>
      <w:proofErr w:type="spellStart"/>
      <w:r w:rsidRPr="0084622F">
        <w:rPr>
          <w:szCs w:val="28"/>
        </w:rPr>
        <w:t>itemsets</w:t>
      </w:r>
      <w:proofErr w:type="spellEnd"/>
    </w:p>
    <w:p w14:paraId="68BB78D3" w14:textId="0E5B5560" w:rsidR="00206A2D" w:rsidRDefault="00206A2D" w:rsidP="00206A2D">
      <w:pPr>
        <w:pStyle w:val="ListParagraph"/>
        <w:numPr>
          <w:ilvl w:val="1"/>
          <w:numId w:val="1"/>
        </w:numPr>
        <w:rPr>
          <w:szCs w:val="28"/>
        </w:rPr>
      </w:pPr>
      <w:r>
        <w:rPr>
          <w:szCs w:val="28"/>
        </w:rPr>
        <w:t xml:space="preserve">Support(X)&gt;= </w:t>
      </w:r>
      <w:proofErr w:type="spellStart"/>
      <w:r>
        <w:rPr>
          <w:szCs w:val="28"/>
        </w:rPr>
        <w:t>min_support</w:t>
      </w:r>
      <w:proofErr w:type="spellEnd"/>
      <w:r>
        <w:rPr>
          <w:szCs w:val="28"/>
        </w:rPr>
        <w:t xml:space="preserve"> &amp;&amp; Conf(X)&gt;= </w:t>
      </w:r>
      <w:proofErr w:type="spellStart"/>
      <w:r>
        <w:rPr>
          <w:szCs w:val="28"/>
        </w:rPr>
        <w:t>min_confidence</w:t>
      </w:r>
      <w:proofErr w:type="spellEnd"/>
      <w:r>
        <w:rPr>
          <w:szCs w:val="28"/>
        </w:rPr>
        <w:t xml:space="preserve"> =&gt; strong Association</w:t>
      </w:r>
    </w:p>
    <w:p w14:paraId="013C2273" w14:textId="77777777" w:rsidR="00206A2D" w:rsidRDefault="00206A2D" w:rsidP="00206A2D">
      <w:pPr>
        <w:pStyle w:val="ListParagraph"/>
        <w:numPr>
          <w:ilvl w:val="1"/>
          <w:numId w:val="1"/>
        </w:numPr>
        <w:rPr>
          <w:szCs w:val="28"/>
        </w:rPr>
      </w:pPr>
      <w:r w:rsidRPr="00206A2D">
        <w:rPr>
          <w:szCs w:val="28"/>
        </w:rPr>
        <w:t xml:space="preserve">Association rules mining becomes a two-step process: </w:t>
      </w:r>
    </w:p>
    <w:p w14:paraId="4DFB54DA" w14:textId="77777777" w:rsidR="00206A2D" w:rsidRDefault="00206A2D" w:rsidP="00206A2D">
      <w:pPr>
        <w:pStyle w:val="ListParagraph"/>
        <w:numPr>
          <w:ilvl w:val="2"/>
          <w:numId w:val="1"/>
        </w:numPr>
        <w:rPr>
          <w:szCs w:val="28"/>
        </w:rPr>
      </w:pPr>
      <w:r w:rsidRPr="00206A2D">
        <w:rPr>
          <w:szCs w:val="28"/>
        </w:rPr>
        <w:t xml:space="preserve">Find all frequent </w:t>
      </w:r>
      <w:proofErr w:type="spellStart"/>
      <w:r w:rsidRPr="00206A2D">
        <w:rPr>
          <w:szCs w:val="28"/>
        </w:rPr>
        <w:t>itemsets</w:t>
      </w:r>
      <w:proofErr w:type="spellEnd"/>
      <w:r w:rsidRPr="00206A2D">
        <w:rPr>
          <w:szCs w:val="28"/>
        </w:rPr>
        <w:t xml:space="preserve"> that occur at least as frequently as a predetermined </w:t>
      </w:r>
      <w:proofErr w:type="spellStart"/>
      <w:r w:rsidRPr="00206A2D">
        <w:rPr>
          <w:szCs w:val="28"/>
        </w:rPr>
        <w:t>min_support</w:t>
      </w:r>
      <w:proofErr w:type="spellEnd"/>
      <w:r w:rsidRPr="00206A2D">
        <w:rPr>
          <w:szCs w:val="28"/>
        </w:rPr>
        <w:t xml:space="preserve"> count </w:t>
      </w:r>
    </w:p>
    <w:p w14:paraId="7D265931" w14:textId="3DF31A32" w:rsidR="00206A2D" w:rsidRPr="00206A2D" w:rsidRDefault="00206A2D" w:rsidP="00206A2D">
      <w:pPr>
        <w:pStyle w:val="ListParagraph"/>
        <w:numPr>
          <w:ilvl w:val="2"/>
          <w:numId w:val="1"/>
        </w:numPr>
        <w:rPr>
          <w:szCs w:val="28"/>
          <w:rtl/>
        </w:rPr>
      </w:pPr>
      <w:r w:rsidRPr="00206A2D">
        <w:rPr>
          <w:szCs w:val="28"/>
        </w:rPr>
        <w:t xml:space="preserve">Generate strong association rules from the frequent </w:t>
      </w:r>
      <w:proofErr w:type="spellStart"/>
      <w:r w:rsidRPr="00206A2D">
        <w:rPr>
          <w:szCs w:val="28"/>
        </w:rPr>
        <w:t>itemsets</w:t>
      </w:r>
      <w:proofErr w:type="spellEnd"/>
      <w:r w:rsidRPr="00206A2D">
        <w:rPr>
          <w:szCs w:val="28"/>
        </w:rPr>
        <w:t xml:space="preserve"> that satisfy </w:t>
      </w:r>
      <w:proofErr w:type="spellStart"/>
      <w:r w:rsidRPr="00206A2D">
        <w:rPr>
          <w:szCs w:val="28"/>
        </w:rPr>
        <w:t>min_support</w:t>
      </w:r>
      <w:proofErr w:type="spellEnd"/>
      <w:r w:rsidRPr="00206A2D">
        <w:rPr>
          <w:szCs w:val="28"/>
        </w:rPr>
        <w:t xml:space="preserve"> and </w:t>
      </w:r>
      <w:proofErr w:type="spellStart"/>
      <w:r w:rsidRPr="00206A2D">
        <w:rPr>
          <w:szCs w:val="28"/>
        </w:rPr>
        <w:t>min_confidence</w:t>
      </w:r>
      <w:proofErr w:type="spellEnd"/>
    </w:p>
    <w:p w14:paraId="4DEAD8D2" w14:textId="714D0084" w:rsidR="008B4497" w:rsidRDefault="008B4497" w:rsidP="008B4497">
      <w:pPr>
        <w:ind w:left="360"/>
        <w:rPr>
          <w:szCs w:val="28"/>
          <w:rtl/>
        </w:rPr>
      </w:pPr>
      <w:r>
        <w:rPr>
          <w:noProof/>
        </w:rPr>
        <w:drawing>
          <wp:inline distT="0" distB="0" distL="0" distR="0" wp14:anchorId="29DFDE7B" wp14:editId="4FAF8ABB">
            <wp:extent cx="6104467" cy="2721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638" cy="27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CDED" w14:textId="2741749D" w:rsidR="0084622F" w:rsidRDefault="0084622F" w:rsidP="008B4497">
      <w:pPr>
        <w:ind w:left="360"/>
        <w:rPr>
          <w:szCs w:val="28"/>
          <w:rtl/>
        </w:rPr>
      </w:pPr>
      <w:r>
        <w:rPr>
          <w:noProof/>
        </w:rPr>
        <w:drawing>
          <wp:inline distT="0" distB="0" distL="0" distR="0" wp14:anchorId="177DC0D2" wp14:editId="53CCFFD4">
            <wp:extent cx="6138333" cy="239963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5637" cy="240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C9A" w14:textId="06BBCE8D" w:rsidR="0084622F" w:rsidRDefault="0084622F" w:rsidP="0084622F">
      <w:pPr>
        <w:pStyle w:val="ListParagraph"/>
        <w:numPr>
          <w:ilvl w:val="0"/>
          <w:numId w:val="2"/>
        </w:numPr>
        <w:rPr>
          <w:szCs w:val="28"/>
        </w:rPr>
      </w:pPr>
      <w:r>
        <w:rPr>
          <w:rFonts w:hint="cs"/>
          <w:szCs w:val="28"/>
          <w:rtl/>
        </w:rPr>
        <w:t xml:space="preserve">نبدأ نحل المسألة </w:t>
      </w:r>
      <w:proofErr w:type="spellStart"/>
      <w:r>
        <w:rPr>
          <w:rFonts w:hint="cs"/>
          <w:szCs w:val="28"/>
          <w:rtl/>
        </w:rPr>
        <w:t>دى</w:t>
      </w:r>
      <w:proofErr w:type="spellEnd"/>
      <w:r>
        <w:rPr>
          <w:rFonts w:hint="cs"/>
          <w:szCs w:val="28"/>
          <w:rtl/>
        </w:rPr>
        <w:t xml:space="preserve"> ب 2 </w:t>
      </w:r>
      <w:proofErr w:type="spellStart"/>
      <w:r>
        <w:rPr>
          <w:rFonts w:hint="cs"/>
          <w:szCs w:val="28"/>
          <w:rtl/>
        </w:rPr>
        <w:t>الجوريزم</w:t>
      </w:r>
      <w:proofErr w:type="spellEnd"/>
      <w:r>
        <w:rPr>
          <w:rFonts w:hint="cs"/>
          <w:szCs w:val="28"/>
          <w:rtl/>
          <w:lang w:bidi="ar-EG"/>
        </w:rPr>
        <w:t xml:space="preserve"> </w:t>
      </w:r>
      <w:proofErr w:type="gramStart"/>
      <w:r>
        <w:rPr>
          <w:rFonts w:hint="cs"/>
          <w:szCs w:val="28"/>
          <w:rtl/>
          <w:lang w:bidi="ar-EG"/>
        </w:rPr>
        <w:t xml:space="preserve">و </w:t>
      </w:r>
      <w:proofErr w:type="spellStart"/>
      <w:r>
        <w:rPr>
          <w:rFonts w:hint="cs"/>
          <w:szCs w:val="28"/>
          <w:rtl/>
          <w:lang w:bidi="ar-EG"/>
        </w:rPr>
        <w:t>هختبر</w:t>
      </w:r>
      <w:proofErr w:type="spellEnd"/>
      <w:proofErr w:type="gramEnd"/>
      <w:r>
        <w:rPr>
          <w:rFonts w:hint="cs"/>
          <w:szCs w:val="28"/>
          <w:rtl/>
          <w:lang w:bidi="ar-EG"/>
        </w:rPr>
        <w:t xml:space="preserve"> الحلين </w:t>
      </w:r>
      <w:proofErr w:type="spellStart"/>
      <w:r>
        <w:rPr>
          <w:rFonts w:hint="cs"/>
          <w:szCs w:val="28"/>
          <w:rtl/>
          <w:lang w:bidi="ar-EG"/>
        </w:rPr>
        <w:t>بالبايثون</w:t>
      </w:r>
      <w:proofErr w:type="spellEnd"/>
      <w:r>
        <w:rPr>
          <w:rFonts w:hint="cs"/>
          <w:szCs w:val="28"/>
          <w:rtl/>
          <w:lang w:bidi="ar-EG"/>
        </w:rPr>
        <w:t xml:space="preserve"> كمان الله المستعان</w:t>
      </w:r>
    </w:p>
    <w:p w14:paraId="2EEFADEA" w14:textId="3AFDBDC1" w:rsidR="0084622F" w:rsidRDefault="0084622F" w:rsidP="0084622F">
      <w:pPr>
        <w:pStyle w:val="ListParagraph"/>
        <w:numPr>
          <w:ilvl w:val="1"/>
          <w:numId w:val="2"/>
        </w:numPr>
        <w:rPr>
          <w:szCs w:val="28"/>
        </w:rPr>
      </w:pPr>
      <w:proofErr w:type="spellStart"/>
      <w:r>
        <w:rPr>
          <w:szCs w:val="28"/>
        </w:rPr>
        <w:t>Aprioiri</w:t>
      </w:r>
      <w:proofErr w:type="spellEnd"/>
    </w:p>
    <w:p w14:paraId="33655ACC" w14:textId="3F604073" w:rsidR="0084622F" w:rsidRDefault="0084622F" w:rsidP="0084622F">
      <w:pPr>
        <w:pStyle w:val="ListParagraph"/>
        <w:numPr>
          <w:ilvl w:val="1"/>
          <w:numId w:val="2"/>
        </w:numPr>
        <w:rPr>
          <w:szCs w:val="28"/>
        </w:rPr>
      </w:pPr>
      <w:r>
        <w:rPr>
          <w:szCs w:val="28"/>
        </w:rPr>
        <w:t>FP-</w:t>
      </w:r>
      <w:proofErr w:type="spellStart"/>
      <w:r>
        <w:rPr>
          <w:szCs w:val="28"/>
        </w:rPr>
        <w:t>Groth</w:t>
      </w:r>
      <w:proofErr w:type="spellEnd"/>
    </w:p>
    <w:p w14:paraId="2C8B0593" w14:textId="592E922E" w:rsidR="006B22DA" w:rsidRDefault="00B022FB" w:rsidP="0084622F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BBC4E7" wp14:editId="2CCA442D">
            <wp:simplePos x="0" y="0"/>
            <wp:positionH relativeFrom="column">
              <wp:posOffset>5188796</wp:posOffset>
            </wp:positionH>
            <wp:positionV relativeFrom="paragraph">
              <wp:posOffset>0</wp:posOffset>
            </wp:positionV>
            <wp:extent cx="1890163" cy="2929467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163" cy="2929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84622F">
        <w:t>Apriori</w:t>
      </w:r>
      <w:proofErr w:type="spellEnd"/>
      <w:r w:rsidR="0084622F">
        <w:t xml:space="preserve"> Algorithm</w:t>
      </w:r>
    </w:p>
    <w:p w14:paraId="259FAD00" w14:textId="47DE62B2" w:rsidR="0084622F" w:rsidRDefault="006F65A7" w:rsidP="0084622F">
      <w:r>
        <w:rPr>
          <w:noProof/>
        </w:rPr>
        <w:drawing>
          <wp:anchor distT="0" distB="0" distL="114300" distR="114300" simplePos="0" relativeHeight="251666432" behindDoc="1" locked="0" layoutInCell="1" allowOverlap="1" wp14:anchorId="53971FF8" wp14:editId="3C6262FF">
            <wp:simplePos x="0" y="0"/>
            <wp:positionH relativeFrom="margin">
              <wp:align>left</wp:align>
            </wp:positionH>
            <wp:positionV relativeFrom="paragraph">
              <wp:posOffset>140970</wp:posOffset>
            </wp:positionV>
            <wp:extent cx="6891867" cy="7720919"/>
            <wp:effectExtent l="0" t="0" r="444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867" cy="772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7B1AC" w14:textId="56103571" w:rsidR="00B022FB" w:rsidRDefault="00B022FB" w:rsidP="00064A66"/>
    <w:p w14:paraId="0F80C786" w14:textId="2637DB22" w:rsidR="00064A66" w:rsidRDefault="00064A66" w:rsidP="00064A66"/>
    <w:p w14:paraId="0B9B5C44" w14:textId="5FEDAA47" w:rsidR="00064A66" w:rsidRDefault="00064A66" w:rsidP="00064A66"/>
    <w:p w14:paraId="4E5A0CE8" w14:textId="2F22F309" w:rsidR="00064A66" w:rsidRDefault="00064A66" w:rsidP="00064A66"/>
    <w:p w14:paraId="7F617471" w14:textId="7D93E8FA" w:rsidR="00064A66" w:rsidRDefault="00064A66" w:rsidP="00064A66"/>
    <w:p w14:paraId="6603541A" w14:textId="712E0BE0" w:rsidR="00064A66" w:rsidRDefault="00064A66" w:rsidP="00064A66"/>
    <w:p w14:paraId="2B32BF20" w14:textId="65F3ECC6" w:rsidR="00064A66" w:rsidRDefault="00064A66" w:rsidP="00064A66"/>
    <w:p w14:paraId="70793F11" w14:textId="3F786D3F" w:rsidR="00064A66" w:rsidRDefault="00064A66" w:rsidP="00064A66"/>
    <w:p w14:paraId="0EE33495" w14:textId="3D64EFCD" w:rsidR="00064A66" w:rsidRDefault="00064A66" w:rsidP="00064A66"/>
    <w:p w14:paraId="645063BC" w14:textId="7B0F2272" w:rsidR="00064A66" w:rsidRDefault="00064A66" w:rsidP="00064A66"/>
    <w:p w14:paraId="0EA978FC" w14:textId="169321E8" w:rsidR="00064A66" w:rsidRDefault="00064A66" w:rsidP="00064A66"/>
    <w:p w14:paraId="25888A43" w14:textId="4A327AE2" w:rsidR="00064A66" w:rsidRDefault="00064A66" w:rsidP="00064A66"/>
    <w:p w14:paraId="13DA29D1" w14:textId="0BEB20EB" w:rsidR="00064A66" w:rsidRDefault="00064A66" w:rsidP="00064A66"/>
    <w:p w14:paraId="434738FC" w14:textId="0011BEF5" w:rsidR="00064A66" w:rsidRDefault="00064A66" w:rsidP="00064A66"/>
    <w:p w14:paraId="308277F4" w14:textId="4C97CD8F" w:rsidR="00064A66" w:rsidRDefault="00064A66" w:rsidP="00064A66"/>
    <w:p w14:paraId="03D9C8B2" w14:textId="7DA5E773" w:rsidR="00064A66" w:rsidRDefault="00064A66" w:rsidP="00064A66"/>
    <w:p w14:paraId="56128C96" w14:textId="30733A5A" w:rsidR="00064A66" w:rsidRDefault="00064A66" w:rsidP="00064A66"/>
    <w:p w14:paraId="7218FE9B" w14:textId="25B3ACC4" w:rsidR="00064A66" w:rsidRDefault="00064A66" w:rsidP="00064A66"/>
    <w:p w14:paraId="5FE8F758" w14:textId="3B11F1C7" w:rsidR="00064A66" w:rsidRDefault="00064A66" w:rsidP="00064A66"/>
    <w:p w14:paraId="65FFAD96" w14:textId="05D6E934" w:rsidR="00064A66" w:rsidRDefault="00064A66" w:rsidP="00064A66"/>
    <w:p w14:paraId="22463763" w14:textId="32CF0B14" w:rsidR="00064A66" w:rsidRDefault="00064A66" w:rsidP="00064A66"/>
    <w:p w14:paraId="5669AF9B" w14:textId="7BD56F61" w:rsidR="00064A66" w:rsidRDefault="00064A66" w:rsidP="00064A66"/>
    <w:p w14:paraId="433EE3DF" w14:textId="503178E2" w:rsidR="00064A66" w:rsidRDefault="00064A66" w:rsidP="00064A66"/>
    <w:p w14:paraId="7113DFF7" w14:textId="52EEE78B" w:rsidR="00064A66" w:rsidRDefault="00064A66" w:rsidP="00064A66"/>
    <w:p w14:paraId="3EA60996" w14:textId="450BBDBE" w:rsidR="00064A66" w:rsidRDefault="00064A66" w:rsidP="00064A66"/>
    <w:p w14:paraId="3A3CB686" w14:textId="0E4D80B6" w:rsidR="00064A66" w:rsidRDefault="00A930DB" w:rsidP="00064A66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DEBC2D" wp14:editId="47CFCDC9">
            <wp:simplePos x="0" y="0"/>
            <wp:positionH relativeFrom="margin">
              <wp:posOffset>144356</wp:posOffset>
            </wp:positionH>
            <wp:positionV relativeFrom="paragraph">
              <wp:posOffset>-514350</wp:posOffset>
            </wp:positionV>
            <wp:extent cx="6959600" cy="9648593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64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1B5705" w14:textId="27B24A67" w:rsidR="00064A66" w:rsidRDefault="00064A66" w:rsidP="00064A66"/>
    <w:p w14:paraId="7345E7D1" w14:textId="26A475F2" w:rsidR="00064A66" w:rsidRDefault="00064A66" w:rsidP="00064A66"/>
    <w:p w14:paraId="03B998D7" w14:textId="0E36B80C" w:rsidR="00064A66" w:rsidRDefault="00064A66" w:rsidP="00064A66"/>
    <w:p w14:paraId="013DE62C" w14:textId="6430C577" w:rsidR="00064A66" w:rsidRDefault="00064A66" w:rsidP="00064A66"/>
    <w:p w14:paraId="15C13FFF" w14:textId="6FFBF5D3" w:rsidR="00064A66" w:rsidRDefault="00064A66" w:rsidP="00064A66"/>
    <w:p w14:paraId="4B954E33" w14:textId="2E78E4CA" w:rsidR="00064A66" w:rsidRDefault="00064A66" w:rsidP="00064A66"/>
    <w:p w14:paraId="41C043EE" w14:textId="10D6A4BE" w:rsidR="00064A66" w:rsidRDefault="00064A66" w:rsidP="00064A66"/>
    <w:p w14:paraId="403CEDCE" w14:textId="4F9BAA4B" w:rsidR="00064A66" w:rsidRDefault="00064A66" w:rsidP="00064A66"/>
    <w:p w14:paraId="35588952" w14:textId="2098EEED" w:rsidR="00064A66" w:rsidRDefault="00064A66" w:rsidP="00064A66"/>
    <w:p w14:paraId="2612AF4C" w14:textId="731C404B" w:rsidR="00064A66" w:rsidRDefault="00064A66" w:rsidP="00064A66"/>
    <w:p w14:paraId="4CA4DFC7" w14:textId="6C29AC22" w:rsidR="00064A66" w:rsidRDefault="00064A66" w:rsidP="00064A66"/>
    <w:p w14:paraId="15BD8233" w14:textId="5697BB82" w:rsidR="00064A66" w:rsidRDefault="00064A66" w:rsidP="00064A66"/>
    <w:p w14:paraId="70EF6EE4" w14:textId="2C7E247B" w:rsidR="00064A66" w:rsidRDefault="00064A66" w:rsidP="00064A66"/>
    <w:p w14:paraId="7E4A3BB3" w14:textId="07A408B1" w:rsidR="00064A66" w:rsidRDefault="00064A66" w:rsidP="00064A66"/>
    <w:p w14:paraId="5E06F3F9" w14:textId="7EFDBDBA" w:rsidR="00064A66" w:rsidRDefault="00064A66" w:rsidP="00064A66"/>
    <w:p w14:paraId="405480BB" w14:textId="0D5DD263" w:rsidR="006F65A7" w:rsidRDefault="006F65A7" w:rsidP="00064A66"/>
    <w:p w14:paraId="6BC5A554" w14:textId="6F5F20D7" w:rsidR="006F65A7" w:rsidRDefault="006F65A7" w:rsidP="00064A66"/>
    <w:p w14:paraId="32D351F1" w14:textId="2718524C" w:rsidR="00064A66" w:rsidRDefault="00064A66" w:rsidP="00064A66"/>
    <w:p w14:paraId="187576F4" w14:textId="3D6A2FA1" w:rsidR="00064A66" w:rsidRDefault="00064A66" w:rsidP="00064A66"/>
    <w:p w14:paraId="44A590B5" w14:textId="6D42D8D1" w:rsidR="00064A66" w:rsidRDefault="00064A66" w:rsidP="00064A66"/>
    <w:p w14:paraId="7618BE7A" w14:textId="5322C157" w:rsidR="00064A66" w:rsidRDefault="00064A66" w:rsidP="00064A66"/>
    <w:p w14:paraId="5A37788C" w14:textId="6DCAA943" w:rsidR="00064A66" w:rsidRDefault="00064A66" w:rsidP="00064A66"/>
    <w:p w14:paraId="4CC14431" w14:textId="2D61E15F" w:rsidR="00064A66" w:rsidRDefault="00064A66" w:rsidP="00064A66"/>
    <w:p w14:paraId="1F0FBDA0" w14:textId="14D63AD4" w:rsidR="00064A66" w:rsidRDefault="00064A66" w:rsidP="00064A66"/>
    <w:p w14:paraId="6EACFC3E" w14:textId="7D55D18D" w:rsidR="00064A66" w:rsidRDefault="00064A66" w:rsidP="00064A66"/>
    <w:p w14:paraId="60551850" w14:textId="2EC771BE" w:rsidR="00064A66" w:rsidRDefault="00064A66" w:rsidP="00064A66"/>
    <w:p w14:paraId="34635E5D" w14:textId="03A20269" w:rsidR="006F65A7" w:rsidRDefault="00A930DB" w:rsidP="00064A66">
      <w:del w:id="0" w:author="Ahmed Khalil" w:date="2020-05-27T12:09:00Z">
        <w:r w:rsidDel="003E5FBA">
          <w:rPr>
            <w:noProof/>
          </w:rPr>
          <w:lastRenderedPageBreak/>
          <w:drawing>
            <wp:anchor distT="0" distB="0" distL="114300" distR="114300" simplePos="0" relativeHeight="251668480" behindDoc="1" locked="0" layoutInCell="1" allowOverlap="1" wp14:anchorId="28584C36" wp14:editId="73724D50">
              <wp:simplePos x="0" y="0"/>
              <wp:positionH relativeFrom="margin">
                <wp:posOffset>135044</wp:posOffset>
              </wp:positionH>
              <wp:positionV relativeFrom="paragraph">
                <wp:posOffset>-186267</wp:posOffset>
              </wp:positionV>
              <wp:extent cx="6387209" cy="8963025"/>
              <wp:effectExtent l="0" t="0" r="0" b="0"/>
              <wp:wrapNone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387209" cy="8963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del>
    </w:p>
    <w:p w14:paraId="0F03B495" w14:textId="40547890" w:rsidR="006F65A7" w:rsidRDefault="006F65A7" w:rsidP="00064A66"/>
    <w:p w14:paraId="7E96A9BD" w14:textId="6526E478" w:rsidR="006F65A7" w:rsidRDefault="006F65A7" w:rsidP="00064A66"/>
    <w:p w14:paraId="539CF1E3" w14:textId="035AADF6" w:rsidR="006F65A7" w:rsidDel="003E5FBA" w:rsidRDefault="006F65A7" w:rsidP="00064A66">
      <w:pPr>
        <w:rPr>
          <w:del w:id="1" w:author="Ahmed Khalil" w:date="2020-05-27T12:09:00Z"/>
        </w:rPr>
      </w:pPr>
    </w:p>
    <w:p w14:paraId="458F461C" w14:textId="33C8AC1D" w:rsidR="006F65A7" w:rsidDel="003E5FBA" w:rsidRDefault="006F65A7" w:rsidP="00064A66">
      <w:pPr>
        <w:rPr>
          <w:del w:id="2" w:author="Ahmed Khalil" w:date="2020-05-27T12:09:00Z"/>
        </w:rPr>
      </w:pPr>
    </w:p>
    <w:p w14:paraId="14276E4D" w14:textId="4B567C89" w:rsidR="006F65A7" w:rsidDel="003E5FBA" w:rsidRDefault="006F65A7" w:rsidP="00064A66">
      <w:pPr>
        <w:rPr>
          <w:del w:id="3" w:author="Ahmed Khalil" w:date="2020-05-27T12:09:00Z"/>
        </w:rPr>
      </w:pPr>
    </w:p>
    <w:p w14:paraId="103EF0C2" w14:textId="59A702FD" w:rsidR="006F65A7" w:rsidDel="003E5FBA" w:rsidRDefault="006F65A7" w:rsidP="00064A66">
      <w:pPr>
        <w:rPr>
          <w:del w:id="4" w:author="Ahmed Khalil" w:date="2020-05-27T12:09:00Z"/>
        </w:rPr>
      </w:pPr>
    </w:p>
    <w:p w14:paraId="772A8CCF" w14:textId="3668C66E" w:rsidR="006F65A7" w:rsidDel="003E5FBA" w:rsidRDefault="006F65A7" w:rsidP="00064A66">
      <w:pPr>
        <w:rPr>
          <w:del w:id="5" w:author="Ahmed Khalil" w:date="2020-05-27T12:09:00Z"/>
        </w:rPr>
      </w:pPr>
    </w:p>
    <w:p w14:paraId="6C912CB8" w14:textId="186D88FB" w:rsidR="006F65A7" w:rsidDel="003E5FBA" w:rsidRDefault="006F65A7" w:rsidP="00064A66">
      <w:pPr>
        <w:rPr>
          <w:del w:id="6" w:author="Ahmed Khalil" w:date="2020-05-27T12:09:00Z"/>
        </w:rPr>
      </w:pPr>
    </w:p>
    <w:p w14:paraId="3D2CBBA8" w14:textId="7827F7E4" w:rsidR="006F65A7" w:rsidDel="003E5FBA" w:rsidRDefault="006F65A7" w:rsidP="00064A66">
      <w:pPr>
        <w:rPr>
          <w:del w:id="7" w:author="Ahmed Khalil" w:date="2020-05-27T12:09:00Z"/>
        </w:rPr>
      </w:pPr>
    </w:p>
    <w:p w14:paraId="305DDA31" w14:textId="1B886717" w:rsidR="006F65A7" w:rsidDel="003E5FBA" w:rsidRDefault="006F65A7" w:rsidP="00064A66">
      <w:pPr>
        <w:rPr>
          <w:del w:id="8" w:author="Ahmed Khalil" w:date="2020-05-27T12:09:00Z"/>
        </w:rPr>
      </w:pPr>
    </w:p>
    <w:p w14:paraId="5AE7964D" w14:textId="017DE39D" w:rsidR="006F65A7" w:rsidDel="003E5FBA" w:rsidRDefault="006F65A7" w:rsidP="00064A66">
      <w:pPr>
        <w:rPr>
          <w:del w:id="9" w:author="Ahmed Khalil" w:date="2020-05-27T12:09:00Z"/>
        </w:rPr>
      </w:pPr>
    </w:p>
    <w:p w14:paraId="5591B721" w14:textId="522B5690" w:rsidR="006F65A7" w:rsidDel="003E5FBA" w:rsidRDefault="006F65A7" w:rsidP="00064A66">
      <w:pPr>
        <w:rPr>
          <w:del w:id="10" w:author="Ahmed Khalil" w:date="2020-05-27T12:09:00Z"/>
        </w:rPr>
      </w:pPr>
    </w:p>
    <w:p w14:paraId="63A4B4FE" w14:textId="40C05694" w:rsidR="006F65A7" w:rsidDel="003E5FBA" w:rsidRDefault="006F65A7" w:rsidP="00064A66">
      <w:pPr>
        <w:rPr>
          <w:del w:id="11" w:author="Ahmed Khalil" w:date="2020-05-27T12:09:00Z"/>
        </w:rPr>
      </w:pPr>
    </w:p>
    <w:p w14:paraId="2DC65198" w14:textId="2C35084A" w:rsidR="006F65A7" w:rsidDel="003E5FBA" w:rsidRDefault="006F65A7" w:rsidP="00064A66">
      <w:pPr>
        <w:rPr>
          <w:del w:id="12" w:author="Ahmed Khalil" w:date="2020-05-27T12:09:00Z"/>
        </w:rPr>
      </w:pPr>
    </w:p>
    <w:p w14:paraId="098BD115" w14:textId="53E0D012" w:rsidR="006F65A7" w:rsidDel="003E5FBA" w:rsidRDefault="006F65A7" w:rsidP="00064A66">
      <w:pPr>
        <w:rPr>
          <w:del w:id="13" w:author="Ahmed Khalil" w:date="2020-05-27T12:09:00Z"/>
        </w:rPr>
      </w:pPr>
    </w:p>
    <w:p w14:paraId="729B1A47" w14:textId="434C0A88" w:rsidR="006F65A7" w:rsidDel="003E5FBA" w:rsidRDefault="006F65A7" w:rsidP="00064A66">
      <w:pPr>
        <w:rPr>
          <w:del w:id="14" w:author="Ahmed Khalil" w:date="2020-05-27T12:09:00Z"/>
        </w:rPr>
      </w:pPr>
    </w:p>
    <w:p w14:paraId="573CDD3F" w14:textId="55008B8F" w:rsidR="006F65A7" w:rsidDel="003E5FBA" w:rsidRDefault="006F65A7" w:rsidP="00064A66">
      <w:pPr>
        <w:rPr>
          <w:del w:id="15" w:author="Ahmed Khalil" w:date="2020-05-27T12:09:00Z"/>
        </w:rPr>
      </w:pPr>
    </w:p>
    <w:p w14:paraId="10F6C658" w14:textId="6623C5D4" w:rsidR="006F65A7" w:rsidDel="003E5FBA" w:rsidRDefault="006F65A7" w:rsidP="00064A66">
      <w:pPr>
        <w:rPr>
          <w:del w:id="16" w:author="Ahmed Khalil" w:date="2020-05-27T12:09:00Z"/>
        </w:rPr>
      </w:pPr>
    </w:p>
    <w:p w14:paraId="05694823" w14:textId="33010C54" w:rsidR="006F65A7" w:rsidDel="003E5FBA" w:rsidRDefault="006F65A7" w:rsidP="00064A66">
      <w:pPr>
        <w:rPr>
          <w:del w:id="17" w:author="Ahmed Khalil" w:date="2020-05-27T12:09:00Z"/>
        </w:rPr>
      </w:pPr>
    </w:p>
    <w:p w14:paraId="4A42D366" w14:textId="00B4C494" w:rsidR="006F65A7" w:rsidDel="003E5FBA" w:rsidRDefault="006F65A7" w:rsidP="00064A66">
      <w:pPr>
        <w:rPr>
          <w:del w:id="18" w:author="Ahmed Khalil" w:date="2020-05-27T12:09:00Z"/>
        </w:rPr>
      </w:pPr>
    </w:p>
    <w:p w14:paraId="31E6110C" w14:textId="3A9B9958" w:rsidR="006F65A7" w:rsidDel="003E5FBA" w:rsidRDefault="006F65A7" w:rsidP="00064A66">
      <w:pPr>
        <w:rPr>
          <w:del w:id="19" w:author="Ahmed Khalil" w:date="2020-05-27T12:09:00Z"/>
        </w:rPr>
      </w:pPr>
    </w:p>
    <w:p w14:paraId="7E5691D7" w14:textId="3BE61DC0" w:rsidR="006F65A7" w:rsidDel="003E5FBA" w:rsidRDefault="006F65A7" w:rsidP="00064A66">
      <w:pPr>
        <w:rPr>
          <w:del w:id="20" w:author="Ahmed Khalil" w:date="2020-05-27T12:09:00Z"/>
        </w:rPr>
      </w:pPr>
    </w:p>
    <w:p w14:paraId="06101809" w14:textId="3276B71C" w:rsidR="006F65A7" w:rsidDel="003E5FBA" w:rsidRDefault="006F65A7" w:rsidP="00064A66">
      <w:pPr>
        <w:rPr>
          <w:del w:id="21" w:author="Ahmed Khalil" w:date="2020-05-27T12:09:00Z"/>
        </w:rPr>
      </w:pPr>
    </w:p>
    <w:p w14:paraId="0F5B7C99" w14:textId="43C7C1BD" w:rsidR="006F65A7" w:rsidDel="003E5FBA" w:rsidRDefault="006F65A7" w:rsidP="00064A66">
      <w:pPr>
        <w:rPr>
          <w:del w:id="22" w:author="Ahmed Khalil" w:date="2020-05-27T12:09:00Z"/>
        </w:rPr>
      </w:pPr>
    </w:p>
    <w:p w14:paraId="6160466D" w14:textId="457AAA79" w:rsidR="006F65A7" w:rsidDel="003E5FBA" w:rsidRDefault="006F65A7" w:rsidP="00064A66">
      <w:pPr>
        <w:rPr>
          <w:del w:id="23" w:author="Ahmed Khalil" w:date="2020-05-27T12:09:00Z"/>
        </w:rPr>
      </w:pPr>
    </w:p>
    <w:p w14:paraId="056510BB" w14:textId="77777777" w:rsidR="003E5FBA" w:rsidRDefault="003E5FBA" w:rsidP="00064A66"/>
    <w:p w14:paraId="103C3037" w14:textId="48A48400" w:rsidR="006F65A7" w:rsidRPr="006F65A7" w:rsidRDefault="00714633" w:rsidP="006F65A7">
      <w:pPr>
        <w:pStyle w:val="ListParagraph"/>
        <w:numPr>
          <w:ilvl w:val="0"/>
          <w:numId w:val="6"/>
        </w:numPr>
        <w:rPr>
          <w:sz w:val="36"/>
          <w:szCs w:val="28"/>
        </w:rPr>
      </w:pPr>
      <w:r>
        <w:rPr>
          <w:rFonts w:hint="cs"/>
          <w:noProof/>
          <w:sz w:val="36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B0F9B11" wp14:editId="74E550E4">
            <wp:simplePos x="0" y="0"/>
            <wp:positionH relativeFrom="page">
              <wp:posOffset>4858173</wp:posOffset>
            </wp:positionH>
            <wp:positionV relativeFrom="paragraph">
              <wp:posOffset>0</wp:posOffset>
            </wp:positionV>
            <wp:extent cx="2454910" cy="1403985"/>
            <wp:effectExtent l="0" t="0" r="2540" b="571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91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5A7" w:rsidRPr="006F65A7">
        <w:rPr>
          <w:rFonts w:hint="cs"/>
          <w:sz w:val="36"/>
          <w:szCs w:val="28"/>
          <w:rtl/>
        </w:rPr>
        <w:t xml:space="preserve">أنا اسف خطى وحش جدا و </w:t>
      </w:r>
      <w:proofErr w:type="spellStart"/>
      <w:r w:rsidR="006F65A7" w:rsidRPr="006F65A7">
        <w:rPr>
          <w:rFonts w:hint="cs"/>
          <w:sz w:val="36"/>
          <w:szCs w:val="28"/>
          <w:rtl/>
        </w:rPr>
        <w:t>حاسس</w:t>
      </w:r>
      <w:proofErr w:type="spellEnd"/>
      <w:r w:rsidR="006F65A7" w:rsidRPr="006F65A7">
        <w:rPr>
          <w:rFonts w:hint="cs"/>
          <w:sz w:val="36"/>
          <w:szCs w:val="28"/>
          <w:rtl/>
        </w:rPr>
        <w:t xml:space="preserve"> بالموقف </w:t>
      </w:r>
      <w:proofErr w:type="spellStart"/>
      <w:r w:rsidR="006F65A7" w:rsidRPr="006F65A7">
        <w:rPr>
          <w:rFonts w:hint="cs"/>
          <w:sz w:val="36"/>
          <w:szCs w:val="28"/>
          <w:rtl/>
        </w:rPr>
        <w:t>اللى</w:t>
      </w:r>
      <w:proofErr w:type="spellEnd"/>
      <w:r w:rsidR="006F65A7" w:rsidRPr="006F65A7">
        <w:rPr>
          <w:rFonts w:hint="cs"/>
          <w:sz w:val="36"/>
          <w:szCs w:val="28"/>
          <w:rtl/>
        </w:rPr>
        <w:t xml:space="preserve"> انت فيه بس ربنا </w:t>
      </w:r>
      <w:proofErr w:type="spellStart"/>
      <w:proofErr w:type="gramStart"/>
      <w:r w:rsidR="006F65A7" w:rsidRPr="006F65A7">
        <w:rPr>
          <w:rFonts w:hint="cs"/>
          <w:sz w:val="36"/>
          <w:szCs w:val="28"/>
          <w:rtl/>
        </w:rPr>
        <w:t>يستر</w:t>
      </w:r>
      <w:r w:rsidR="006F65A7">
        <w:rPr>
          <w:rFonts w:hint="cs"/>
          <w:sz w:val="36"/>
          <w:szCs w:val="28"/>
          <w:rtl/>
        </w:rPr>
        <w:t>بس</w:t>
      </w:r>
      <w:proofErr w:type="spellEnd"/>
      <w:r w:rsidR="00023EA6">
        <w:rPr>
          <w:rFonts w:hint="cs"/>
          <w:sz w:val="36"/>
          <w:szCs w:val="28"/>
          <w:rtl/>
          <w:lang w:bidi="ar-EG"/>
        </w:rPr>
        <w:t>،،</w:t>
      </w:r>
      <w:proofErr w:type="gramEnd"/>
      <w:r w:rsidR="006F65A7">
        <w:rPr>
          <w:rFonts w:hint="cs"/>
          <w:sz w:val="36"/>
          <w:szCs w:val="28"/>
          <w:rtl/>
        </w:rPr>
        <w:t xml:space="preserve"> ده كله عشان ما </w:t>
      </w:r>
      <w:proofErr w:type="spellStart"/>
      <w:r w:rsidR="006F65A7">
        <w:rPr>
          <w:rFonts w:hint="cs"/>
          <w:sz w:val="36"/>
          <w:szCs w:val="28"/>
          <w:rtl/>
        </w:rPr>
        <w:t>بتقرأش</w:t>
      </w:r>
      <w:proofErr w:type="spellEnd"/>
      <w:r w:rsidR="006F65A7">
        <w:rPr>
          <w:rFonts w:hint="cs"/>
          <w:sz w:val="36"/>
          <w:szCs w:val="28"/>
          <w:rtl/>
        </w:rPr>
        <w:t xml:space="preserve"> المصادر يا </w:t>
      </w:r>
      <w:proofErr w:type="spellStart"/>
      <w:r w:rsidR="006F65A7">
        <w:rPr>
          <w:rFonts w:hint="cs"/>
          <w:sz w:val="36"/>
          <w:szCs w:val="28"/>
          <w:rtl/>
        </w:rPr>
        <w:t>عزيز</w:t>
      </w:r>
      <w:r>
        <w:rPr>
          <w:rFonts w:hint="cs"/>
          <w:sz w:val="36"/>
          <w:szCs w:val="28"/>
          <w:rtl/>
        </w:rPr>
        <w:t>ى</w:t>
      </w:r>
      <w:proofErr w:type="spellEnd"/>
      <w:r>
        <w:rPr>
          <w:rFonts w:hint="cs"/>
          <w:sz w:val="36"/>
          <w:szCs w:val="28"/>
          <w:rtl/>
        </w:rPr>
        <w:t xml:space="preserve"> </w:t>
      </w:r>
    </w:p>
    <w:p w14:paraId="28EE4D99" w14:textId="1C5D1F16" w:rsidR="00064A66" w:rsidRDefault="00064A66" w:rsidP="00064A66">
      <w:pPr>
        <w:pStyle w:val="ListParagraph"/>
        <w:numPr>
          <w:ilvl w:val="0"/>
          <w:numId w:val="5"/>
        </w:numPr>
        <w:rPr>
          <w:sz w:val="36"/>
          <w:szCs w:val="28"/>
        </w:rPr>
      </w:pPr>
      <w:proofErr w:type="gramStart"/>
      <w:r w:rsidRPr="006F65A7">
        <w:rPr>
          <w:rFonts w:hint="cs"/>
          <w:sz w:val="36"/>
          <w:szCs w:val="28"/>
          <w:rtl/>
        </w:rPr>
        <w:t>و بعد</w:t>
      </w:r>
      <w:proofErr w:type="gramEnd"/>
      <w:r w:rsidRPr="006F65A7">
        <w:rPr>
          <w:rFonts w:hint="cs"/>
          <w:sz w:val="36"/>
          <w:szCs w:val="28"/>
          <w:rtl/>
        </w:rPr>
        <w:t xml:space="preserve"> ما اتحلت منكم نحلها بايثون تمام و </w:t>
      </w:r>
      <w:proofErr w:type="spellStart"/>
      <w:r w:rsidRPr="006F65A7">
        <w:rPr>
          <w:rFonts w:hint="cs"/>
          <w:sz w:val="36"/>
          <w:szCs w:val="28"/>
          <w:rtl/>
        </w:rPr>
        <w:t>هنشوف</w:t>
      </w:r>
      <w:proofErr w:type="spellEnd"/>
      <w:r w:rsidRPr="006F65A7">
        <w:rPr>
          <w:rFonts w:hint="cs"/>
          <w:sz w:val="36"/>
          <w:szCs w:val="28"/>
          <w:rtl/>
        </w:rPr>
        <w:t xml:space="preserve"> ايه </w:t>
      </w:r>
      <w:proofErr w:type="spellStart"/>
      <w:r w:rsidRPr="006F65A7">
        <w:rPr>
          <w:rFonts w:hint="cs"/>
          <w:sz w:val="36"/>
          <w:szCs w:val="28"/>
          <w:rtl/>
        </w:rPr>
        <w:t>اللى</w:t>
      </w:r>
      <w:proofErr w:type="spellEnd"/>
      <w:r w:rsidRPr="006F65A7">
        <w:rPr>
          <w:rFonts w:hint="cs"/>
          <w:sz w:val="36"/>
          <w:szCs w:val="28"/>
          <w:rtl/>
        </w:rPr>
        <w:t xml:space="preserve"> فاضل من </w:t>
      </w:r>
      <w:proofErr w:type="spellStart"/>
      <w:r w:rsidRPr="006F65A7">
        <w:rPr>
          <w:rFonts w:hint="cs"/>
          <w:sz w:val="36"/>
          <w:szCs w:val="28"/>
          <w:rtl/>
        </w:rPr>
        <w:t>السترونج</w:t>
      </w:r>
      <w:proofErr w:type="spellEnd"/>
      <w:r w:rsidRPr="006F65A7">
        <w:rPr>
          <w:rFonts w:hint="cs"/>
          <w:sz w:val="36"/>
          <w:szCs w:val="28"/>
          <w:rtl/>
        </w:rPr>
        <w:t xml:space="preserve"> </w:t>
      </w:r>
    </w:p>
    <w:p w14:paraId="3B7E43F8" w14:textId="1B788B85" w:rsidR="00714633" w:rsidRDefault="00714633" w:rsidP="00064A66">
      <w:pPr>
        <w:pStyle w:val="ListParagraph"/>
        <w:numPr>
          <w:ilvl w:val="0"/>
          <w:numId w:val="5"/>
        </w:numPr>
        <w:rPr>
          <w:sz w:val="36"/>
          <w:szCs w:val="28"/>
        </w:rPr>
      </w:pPr>
      <w:r>
        <w:rPr>
          <w:rFonts w:hint="cs"/>
          <w:sz w:val="36"/>
          <w:szCs w:val="28"/>
          <w:rtl/>
        </w:rPr>
        <w:t xml:space="preserve">وده اللينك بتاع الكود اقرا المصادر </w:t>
      </w:r>
      <w:proofErr w:type="gramStart"/>
      <w:r>
        <w:rPr>
          <w:rFonts w:hint="cs"/>
          <w:sz w:val="36"/>
          <w:szCs w:val="28"/>
          <w:rtl/>
        </w:rPr>
        <w:t>بقى</w:t>
      </w:r>
      <w:proofErr w:type="gramEnd"/>
      <w:r>
        <w:rPr>
          <w:rFonts w:hint="cs"/>
          <w:sz w:val="36"/>
          <w:szCs w:val="28"/>
          <w:rtl/>
        </w:rPr>
        <w:t xml:space="preserve"> </w:t>
      </w:r>
    </w:p>
    <w:p w14:paraId="7A8D1B05" w14:textId="427BBE01" w:rsidR="00714633" w:rsidRPr="006F65A7" w:rsidRDefault="000C16AF" w:rsidP="00064A66">
      <w:pPr>
        <w:pStyle w:val="ListParagraph"/>
        <w:numPr>
          <w:ilvl w:val="0"/>
          <w:numId w:val="5"/>
        </w:numPr>
        <w:rPr>
          <w:sz w:val="36"/>
          <w:szCs w:val="28"/>
        </w:rPr>
      </w:pPr>
      <w:r>
        <w:fldChar w:fldCharType="begin"/>
      </w:r>
      <w:r>
        <w:instrText xml:space="preserve"> HYPERLINK "https://github.com/AhmedKhalil777/DataScience.Learning/blob/master/Extracting%20Frequent%20pattern/Frequent_pattern.ipynb" </w:instrText>
      </w:r>
      <w:r>
        <w:fldChar w:fldCharType="separate"/>
      </w:r>
      <w:r w:rsidR="00714633">
        <w:rPr>
          <w:rStyle w:val="Hyperlink"/>
        </w:rPr>
        <w:t>https://github.com/AhmedKhalil777/DataScience.Learning/blob/master/Extracting%20Frequent%20pattern/Frequent_pattern.ipynb</w:t>
      </w:r>
      <w:r>
        <w:rPr>
          <w:rStyle w:val="Hyperlink"/>
        </w:rPr>
        <w:fldChar w:fldCharType="end"/>
      </w:r>
    </w:p>
    <w:p w14:paraId="2E1367A8" w14:textId="31CA801F" w:rsidR="00064A66" w:rsidRDefault="00064A66" w:rsidP="00064A66">
      <w:r>
        <w:rPr>
          <w:noProof/>
        </w:rPr>
        <w:drawing>
          <wp:inline distT="0" distB="0" distL="0" distR="0" wp14:anchorId="40A1EA45" wp14:editId="3FCF2858">
            <wp:extent cx="6858000" cy="3725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4582F" w14:textId="113F7ED9" w:rsidR="00064A66" w:rsidRDefault="00064A66" w:rsidP="00064A66">
      <w:pPr>
        <w:rPr>
          <w:ins w:id="24" w:author="Ahmed Khalil" w:date="2020-05-27T12:10:00Z"/>
          <w:rtl/>
          <w:lang w:bidi="ar-EG"/>
        </w:rPr>
      </w:pPr>
      <w:r>
        <w:rPr>
          <w:noProof/>
        </w:rPr>
        <w:drawing>
          <wp:inline distT="0" distB="0" distL="0" distR="0" wp14:anchorId="13FD0FD2" wp14:editId="3DEE2F33">
            <wp:extent cx="6858000" cy="30968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50D" w14:textId="77777777" w:rsidR="003E5FBA" w:rsidRDefault="003E5FBA" w:rsidP="00064A66">
      <w:pPr>
        <w:rPr>
          <w:rtl/>
          <w:lang w:bidi="ar-EG"/>
        </w:rPr>
      </w:pPr>
    </w:p>
    <w:p w14:paraId="501A0BE7" w14:textId="316CDEB0" w:rsidR="006F65A7" w:rsidRDefault="00023EA6" w:rsidP="00023EA6">
      <w:pPr>
        <w:pStyle w:val="Heading1"/>
        <w:rPr>
          <w:lang w:bidi="ar-EG"/>
        </w:rPr>
      </w:pPr>
      <w:r>
        <w:rPr>
          <w:lang w:bidi="ar-EG"/>
        </w:rPr>
        <w:t>FP-Growth</w:t>
      </w:r>
    </w:p>
    <w:p w14:paraId="38A7D896" w14:textId="1515333C" w:rsidR="00023EA6" w:rsidRDefault="004E32AE" w:rsidP="00023EA6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r w:rsidRPr="004E32AE">
        <w:rPr>
          <w:rFonts w:hint="cs"/>
          <w:sz w:val="36"/>
          <w:szCs w:val="28"/>
          <w:rtl/>
          <w:lang w:bidi="ar-EG"/>
        </w:rPr>
        <w:t xml:space="preserve">أولا انا ما </w:t>
      </w:r>
      <w:proofErr w:type="spellStart"/>
      <w:r w:rsidRPr="004E32AE">
        <w:rPr>
          <w:rFonts w:hint="cs"/>
          <w:sz w:val="36"/>
          <w:szCs w:val="28"/>
          <w:rtl/>
          <w:lang w:bidi="ar-EG"/>
        </w:rPr>
        <w:t>اتوقعش</w:t>
      </w:r>
      <w:proofErr w:type="spellEnd"/>
      <w:r w:rsidRPr="004E32AE">
        <w:rPr>
          <w:rFonts w:hint="cs"/>
          <w:sz w:val="36"/>
          <w:szCs w:val="28"/>
          <w:rtl/>
          <w:lang w:bidi="ar-EG"/>
        </w:rPr>
        <w:t xml:space="preserve"> ان هي </w:t>
      </w:r>
      <w:proofErr w:type="spellStart"/>
      <w:r w:rsidRPr="004E32AE">
        <w:rPr>
          <w:rFonts w:hint="cs"/>
          <w:sz w:val="36"/>
          <w:szCs w:val="28"/>
          <w:rtl/>
          <w:lang w:bidi="ar-EG"/>
        </w:rPr>
        <w:t>تيجى</w:t>
      </w:r>
      <w:proofErr w:type="spellEnd"/>
      <w:r w:rsidRPr="004E32AE">
        <w:rPr>
          <w:rFonts w:hint="cs"/>
          <w:sz w:val="36"/>
          <w:szCs w:val="28"/>
          <w:rtl/>
          <w:lang w:bidi="ar-EG"/>
        </w:rPr>
        <w:t xml:space="preserve"> في امتحان بس للحظر بقول افهمها من المحاضرة </w:t>
      </w:r>
    </w:p>
    <w:p w14:paraId="695B4E26" w14:textId="17C5ED16" w:rsidR="004E32AE" w:rsidRDefault="004E32AE" w:rsidP="00023EA6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r>
        <w:rPr>
          <w:rFonts w:hint="cs"/>
          <w:sz w:val="36"/>
          <w:szCs w:val="28"/>
          <w:rtl/>
          <w:lang w:bidi="ar-EG"/>
        </w:rPr>
        <w:t xml:space="preserve">اه هي تلخبط بس </w:t>
      </w:r>
      <w:proofErr w:type="spellStart"/>
      <w:r>
        <w:rPr>
          <w:rFonts w:hint="cs"/>
          <w:sz w:val="36"/>
          <w:szCs w:val="28"/>
          <w:rtl/>
          <w:lang w:bidi="ar-EG"/>
        </w:rPr>
        <w:t>اللى</w:t>
      </w:r>
      <w:proofErr w:type="spellEnd"/>
      <w:r>
        <w:rPr>
          <w:rFonts w:hint="cs"/>
          <w:sz w:val="36"/>
          <w:szCs w:val="28"/>
          <w:rtl/>
          <w:lang w:bidi="ar-EG"/>
        </w:rPr>
        <w:t xml:space="preserve"> فاهم ال </w:t>
      </w:r>
    </w:p>
    <w:p w14:paraId="1F2535B1" w14:textId="1DEE9BF1" w:rsidR="004E32AE" w:rsidRPr="004E32AE" w:rsidRDefault="004E32AE" w:rsidP="00023EA6">
      <w:pPr>
        <w:pStyle w:val="ListParagraph"/>
        <w:numPr>
          <w:ilvl w:val="0"/>
          <w:numId w:val="7"/>
        </w:numPr>
        <w:rPr>
          <w:lang w:bidi="ar-EG"/>
        </w:rPr>
      </w:pPr>
      <w:r w:rsidRPr="004E32AE">
        <w:rPr>
          <w:lang w:bidi="ar-EG"/>
        </w:rPr>
        <w:t xml:space="preserve">Merge and Conquer </w:t>
      </w:r>
    </w:p>
    <w:p w14:paraId="625DF2FB" w14:textId="419C72A3" w:rsidR="004E32AE" w:rsidRDefault="004E32AE" w:rsidP="004E32AE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proofErr w:type="spellStart"/>
      <w:r>
        <w:rPr>
          <w:rFonts w:hint="cs"/>
          <w:sz w:val="36"/>
          <w:szCs w:val="28"/>
          <w:rtl/>
          <w:lang w:bidi="ar-EG"/>
        </w:rPr>
        <w:t>هيفهمها</w:t>
      </w:r>
      <w:proofErr w:type="spellEnd"/>
      <w:r>
        <w:rPr>
          <w:rFonts w:hint="cs"/>
          <w:sz w:val="36"/>
          <w:szCs w:val="28"/>
          <w:rtl/>
          <w:lang w:bidi="ar-EG"/>
        </w:rPr>
        <w:t xml:space="preserve"> </w:t>
      </w:r>
      <w:proofErr w:type="gramStart"/>
      <w:r>
        <w:rPr>
          <w:rFonts w:hint="cs"/>
          <w:sz w:val="36"/>
          <w:szCs w:val="28"/>
          <w:rtl/>
          <w:lang w:bidi="ar-EG"/>
        </w:rPr>
        <w:t>كويس</w:t>
      </w:r>
      <w:proofErr w:type="gramEnd"/>
    </w:p>
    <w:p w14:paraId="29E6B7F3" w14:textId="13F7CF71" w:rsidR="004E32AE" w:rsidRDefault="004E32AE" w:rsidP="004E32AE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r>
        <w:rPr>
          <w:rFonts w:hint="cs"/>
          <w:sz w:val="36"/>
          <w:szCs w:val="28"/>
          <w:rtl/>
          <w:lang w:bidi="ar-EG"/>
        </w:rPr>
        <w:t xml:space="preserve">بس انا </w:t>
      </w:r>
      <w:proofErr w:type="spellStart"/>
      <w:r>
        <w:rPr>
          <w:rFonts w:hint="cs"/>
          <w:sz w:val="36"/>
          <w:szCs w:val="28"/>
          <w:rtl/>
          <w:lang w:bidi="ar-EG"/>
        </w:rPr>
        <w:t>هعملها</w:t>
      </w:r>
      <w:proofErr w:type="spellEnd"/>
      <w:r>
        <w:rPr>
          <w:rFonts w:hint="cs"/>
          <w:sz w:val="36"/>
          <w:szCs w:val="28"/>
          <w:rtl/>
          <w:lang w:bidi="ar-EG"/>
        </w:rPr>
        <w:t xml:space="preserve"> كود </w:t>
      </w:r>
      <w:proofErr w:type="spellStart"/>
      <w:r>
        <w:rPr>
          <w:rFonts w:hint="cs"/>
          <w:sz w:val="36"/>
          <w:szCs w:val="28"/>
          <w:rtl/>
          <w:lang w:bidi="ar-EG"/>
        </w:rPr>
        <w:t>وهحسب</w:t>
      </w:r>
      <w:proofErr w:type="spellEnd"/>
      <w:r>
        <w:rPr>
          <w:rFonts w:hint="cs"/>
          <w:sz w:val="36"/>
          <w:szCs w:val="28"/>
          <w:rtl/>
          <w:lang w:bidi="ar-EG"/>
        </w:rPr>
        <w:t xml:space="preserve"> ال </w:t>
      </w:r>
    </w:p>
    <w:p w14:paraId="24DDEA22" w14:textId="51BDF07A" w:rsidR="004E32AE" w:rsidRDefault="004E32AE" w:rsidP="004E32AE">
      <w:pPr>
        <w:pStyle w:val="ListParagraph"/>
        <w:numPr>
          <w:ilvl w:val="0"/>
          <w:numId w:val="7"/>
        </w:numPr>
        <w:rPr>
          <w:sz w:val="32"/>
          <w:szCs w:val="24"/>
          <w:lang w:bidi="ar-EG"/>
        </w:rPr>
      </w:pPr>
      <w:r w:rsidRPr="004E32AE">
        <w:rPr>
          <w:sz w:val="32"/>
          <w:szCs w:val="24"/>
          <w:lang w:bidi="ar-EG"/>
        </w:rPr>
        <w:t xml:space="preserve">Time cost </w:t>
      </w:r>
    </w:p>
    <w:p w14:paraId="7EBF6A5C" w14:textId="142551B9" w:rsidR="004E32AE" w:rsidRDefault="004E32AE" w:rsidP="004E32AE">
      <w:pPr>
        <w:pStyle w:val="ListParagraph"/>
        <w:numPr>
          <w:ilvl w:val="0"/>
          <w:numId w:val="7"/>
        </w:numPr>
        <w:rPr>
          <w:sz w:val="32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2673E66" wp14:editId="3774BA8C">
            <wp:simplePos x="0" y="0"/>
            <wp:positionH relativeFrom="margin">
              <wp:align>right</wp:align>
            </wp:positionH>
            <wp:positionV relativeFrom="paragraph">
              <wp:posOffset>285538</wp:posOffset>
            </wp:positionV>
            <wp:extent cx="6858000" cy="3199130"/>
            <wp:effectExtent l="0" t="0" r="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2"/>
          <w:szCs w:val="24"/>
          <w:rtl/>
          <w:lang w:bidi="ar-EG"/>
        </w:rPr>
        <w:t xml:space="preserve">بتاع </w:t>
      </w:r>
      <w:proofErr w:type="spellStart"/>
      <w:r>
        <w:rPr>
          <w:rFonts w:hint="cs"/>
          <w:sz w:val="32"/>
          <w:szCs w:val="24"/>
          <w:rtl/>
          <w:lang w:bidi="ar-EG"/>
        </w:rPr>
        <w:t>الالجوريزمين</w:t>
      </w:r>
      <w:proofErr w:type="spellEnd"/>
      <w:r>
        <w:rPr>
          <w:rFonts w:hint="cs"/>
          <w:sz w:val="32"/>
          <w:szCs w:val="24"/>
          <w:rtl/>
          <w:lang w:bidi="ar-EG"/>
        </w:rPr>
        <w:t xml:space="preserve"> </w:t>
      </w:r>
      <w:proofErr w:type="gramStart"/>
      <w:r>
        <w:rPr>
          <w:rFonts w:hint="cs"/>
          <w:sz w:val="32"/>
          <w:szCs w:val="24"/>
          <w:rtl/>
          <w:lang w:bidi="ar-EG"/>
        </w:rPr>
        <w:t xml:space="preserve">و </w:t>
      </w:r>
      <w:proofErr w:type="spellStart"/>
      <w:r>
        <w:rPr>
          <w:rFonts w:hint="cs"/>
          <w:sz w:val="32"/>
          <w:szCs w:val="24"/>
          <w:rtl/>
          <w:lang w:bidi="ar-EG"/>
        </w:rPr>
        <w:t>هتلاحظ</w:t>
      </w:r>
      <w:proofErr w:type="spellEnd"/>
      <w:proofErr w:type="gramEnd"/>
      <w:r>
        <w:rPr>
          <w:rFonts w:hint="cs"/>
          <w:sz w:val="32"/>
          <w:szCs w:val="24"/>
          <w:rtl/>
          <w:lang w:bidi="ar-EG"/>
        </w:rPr>
        <w:t xml:space="preserve"> فرق الوقت لو </w:t>
      </w:r>
      <w:proofErr w:type="spellStart"/>
      <w:r>
        <w:rPr>
          <w:rFonts w:hint="cs"/>
          <w:sz w:val="32"/>
          <w:szCs w:val="24"/>
          <w:rtl/>
          <w:lang w:bidi="ar-EG"/>
        </w:rPr>
        <w:t>بتتعامل</w:t>
      </w:r>
      <w:proofErr w:type="spellEnd"/>
      <w:r>
        <w:rPr>
          <w:rFonts w:hint="cs"/>
          <w:sz w:val="32"/>
          <w:szCs w:val="24"/>
          <w:rtl/>
          <w:lang w:bidi="ar-EG"/>
        </w:rPr>
        <w:t xml:space="preserve"> مع </w:t>
      </w:r>
      <w:r>
        <w:rPr>
          <w:sz w:val="32"/>
          <w:szCs w:val="24"/>
          <w:lang w:bidi="ar-EG"/>
        </w:rPr>
        <w:t xml:space="preserve">Big data </w:t>
      </w:r>
    </w:p>
    <w:p w14:paraId="76BCD6E8" w14:textId="42CBF80A" w:rsidR="004E32AE" w:rsidRDefault="004E32AE" w:rsidP="004E32AE">
      <w:pPr>
        <w:pStyle w:val="ListParagraph"/>
        <w:numPr>
          <w:ilvl w:val="0"/>
          <w:numId w:val="7"/>
        </w:numPr>
        <w:rPr>
          <w:sz w:val="32"/>
          <w:szCs w:val="24"/>
          <w:lang w:bidi="ar-EG"/>
        </w:rPr>
      </w:pPr>
      <w:r>
        <w:rPr>
          <w:rFonts w:hint="cs"/>
          <w:sz w:val="32"/>
          <w:szCs w:val="24"/>
          <w:rtl/>
          <w:lang w:bidi="ar-EG"/>
        </w:rPr>
        <w:t xml:space="preserve">بعد </w:t>
      </w:r>
      <w:proofErr w:type="gramStart"/>
      <w:r>
        <w:rPr>
          <w:rFonts w:hint="cs"/>
          <w:sz w:val="32"/>
          <w:szCs w:val="24"/>
          <w:rtl/>
          <w:lang w:bidi="ar-EG"/>
        </w:rPr>
        <w:t>ال</w:t>
      </w:r>
      <w:r w:rsidR="00321EAF">
        <w:rPr>
          <w:rFonts w:hint="cs"/>
          <w:sz w:val="32"/>
          <w:szCs w:val="24"/>
          <w:rtl/>
          <w:lang w:bidi="ar-EG"/>
        </w:rPr>
        <w:t xml:space="preserve"> </w:t>
      </w:r>
      <w:ins w:id="25" w:author="Ahmed Khalil" w:date="2020-05-27T11:27:00Z">
        <w:r w:rsidR="00321EAF">
          <w:rPr>
            <w:sz w:val="32"/>
            <w:szCs w:val="24"/>
            <w:lang w:bidi="ar-EG"/>
          </w:rPr>
          <w:t xml:space="preserve"> test</w:t>
        </w:r>
      </w:ins>
      <w:proofErr w:type="gramEnd"/>
      <w:r>
        <w:rPr>
          <w:rFonts w:hint="cs"/>
          <w:sz w:val="32"/>
          <w:szCs w:val="24"/>
          <w:rtl/>
          <w:lang w:bidi="ar-EG"/>
        </w:rPr>
        <w:t xml:space="preserve"> </w:t>
      </w:r>
      <w:r>
        <w:rPr>
          <w:sz w:val="32"/>
          <w:szCs w:val="24"/>
          <w:lang w:bidi="ar-EG"/>
        </w:rPr>
        <w:t>Benchmarking</w:t>
      </w:r>
    </w:p>
    <w:p w14:paraId="27D60A75" w14:textId="37A69542" w:rsidR="004E32AE" w:rsidRPr="004E32AE" w:rsidRDefault="004E32AE" w:rsidP="004E32AE">
      <w:pPr>
        <w:pStyle w:val="ListParagraph"/>
        <w:numPr>
          <w:ilvl w:val="0"/>
          <w:numId w:val="7"/>
        </w:numPr>
        <w:rPr>
          <w:sz w:val="32"/>
          <w:szCs w:val="24"/>
          <w:lang w:bidi="ar-EG"/>
        </w:rPr>
      </w:pPr>
      <w:r>
        <w:rPr>
          <w:rFonts w:hint="cs"/>
          <w:sz w:val="32"/>
          <w:szCs w:val="24"/>
          <w:rtl/>
          <w:lang w:bidi="ar-EG"/>
        </w:rPr>
        <w:t xml:space="preserve">اتضح ان في داتا بسيطة </w:t>
      </w:r>
      <w:proofErr w:type="spellStart"/>
      <w:r>
        <w:rPr>
          <w:rFonts w:hint="cs"/>
          <w:sz w:val="32"/>
          <w:szCs w:val="24"/>
          <w:rtl/>
          <w:lang w:bidi="ar-EG"/>
        </w:rPr>
        <w:t>زى</w:t>
      </w:r>
      <w:proofErr w:type="spellEnd"/>
      <w:r>
        <w:rPr>
          <w:rFonts w:hint="cs"/>
          <w:sz w:val="32"/>
          <w:szCs w:val="24"/>
          <w:rtl/>
          <w:lang w:bidi="ar-EG"/>
        </w:rPr>
        <w:t xml:space="preserve"> المسألة ان سرعة </w:t>
      </w:r>
      <w:proofErr w:type="spellStart"/>
      <w:r>
        <w:rPr>
          <w:rFonts w:hint="cs"/>
          <w:sz w:val="32"/>
          <w:szCs w:val="24"/>
          <w:rtl/>
          <w:lang w:bidi="ar-EG"/>
        </w:rPr>
        <w:t>الالجوريزم</w:t>
      </w:r>
      <w:proofErr w:type="spellEnd"/>
      <w:r>
        <w:rPr>
          <w:rFonts w:hint="cs"/>
          <w:sz w:val="32"/>
          <w:szCs w:val="24"/>
          <w:rtl/>
          <w:lang w:bidi="ar-EG"/>
        </w:rPr>
        <w:t xml:space="preserve"> ده أسرع مرتين وربع </w:t>
      </w:r>
      <w:proofErr w:type="gramStart"/>
      <w:r>
        <w:rPr>
          <w:rFonts w:hint="cs"/>
          <w:sz w:val="32"/>
          <w:szCs w:val="24"/>
          <w:rtl/>
          <w:lang w:bidi="ar-EG"/>
        </w:rPr>
        <w:t>و طبعا</w:t>
      </w:r>
      <w:proofErr w:type="gramEnd"/>
      <w:r>
        <w:rPr>
          <w:rFonts w:hint="cs"/>
          <w:sz w:val="32"/>
          <w:szCs w:val="24"/>
          <w:rtl/>
          <w:lang w:bidi="ar-EG"/>
        </w:rPr>
        <w:t xml:space="preserve"> </w:t>
      </w:r>
      <w:proofErr w:type="spellStart"/>
      <w:r>
        <w:rPr>
          <w:rFonts w:hint="cs"/>
          <w:sz w:val="32"/>
          <w:szCs w:val="24"/>
          <w:rtl/>
          <w:lang w:bidi="ar-EG"/>
        </w:rPr>
        <w:t>هيختلف</w:t>
      </w:r>
      <w:proofErr w:type="spellEnd"/>
      <w:r>
        <w:rPr>
          <w:rFonts w:hint="cs"/>
          <w:sz w:val="32"/>
          <w:szCs w:val="24"/>
          <w:rtl/>
          <w:lang w:bidi="ar-EG"/>
        </w:rPr>
        <w:t xml:space="preserve"> لو الداتا كبرت</w:t>
      </w:r>
    </w:p>
    <w:p w14:paraId="5DBF69B7" w14:textId="77777777" w:rsidR="004E32AE" w:rsidRPr="004E32AE" w:rsidRDefault="004E32AE" w:rsidP="004E32AE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r w:rsidRPr="004E32AE">
        <w:rPr>
          <w:sz w:val="36"/>
          <w:szCs w:val="28"/>
          <w:lang w:bidi="ar-EG"/>
        </w:rPr>
        <w:t xml:space="preserve"> </w:t>
      </w:r>
      <w:r w:rsidRPr="004E32AE">
        <w:rPr>
          <w:lang w:bidi="ar-EG"/>
        </w:rPr>
        <w:t xml:space="preserve">To avoid costly candidate generation </w:t>
      </w:r>
    </w:p>
    <w:p w14:paraId="3BAB823B" w14:textId="77777777" w:rsidR="004E32AE" w:rsidRPr="004E32AE" w:rsidRDefault="004E32AE" w:rsidP="004E32AE">
      <w:pPr>
        <w:pStyle w:val="ListParagraph"/>
        <w:numPr>
          <w:ilvl w:val="0"/>
          <w:numId w:val="7"/>
        </w:numPr>
        <w:rPr>
          <w:sz w:val="36"/>
          <w:szCs w:val="28"/>
          <w:lang w:bidi="ar-EG"/>
        </w:rPr>
      </w:pPr>
      <w:r w:rsidRPr="004E32AE">
        <w:rPr>
          <w:lang w:bidi="ar-EG"/>
        </w:rPr>
        <w:t xml:space="preserve"> Divide-and-conquer strategy: </w:t>
      </w:r>
    </w:p>
    <w:p w14:paraId="6F6C8AAC" w14:textId="77777777" w:rsidR="004E32AE" w:rsidRPr="004E32AE" w:rsidRDefault="004E32AE" w:rsidP="004E32AE">
      <w:pPr>
        <w:pStyle w:val="ListParagraph"/>
        <w:numPr>
          <w:ilvl w:val="1"/>
          <w:numId w:val="7"/>
        </w:numPr>
        <w:rPr>
          <w:sz w:val="36"/>
          <w:szCs w:val="28"/>
          <w:lang w:bidi="ar-EG"/>
        </w:rPr>
      </w:pPr>
      <w:r w:rsidRPr="004E32AE">
        <w:rPr>
          <w:lang w:bidi="ar-EG"/>
        </w:rPr>
        <w:t>Compress database representing frequent items into a frequent pattern tree (</w:t>
      </w:r>
      <w:proofErr w:type="spellStart"/>
      <w:r w:rsidRPr="004E32AE">
        <w:rPr>
          <w:lang w:bidi="ar-EG"/>
        </w:rPr>
        <w:t>FPtree</w:t>
      </w:r>
      <w:proofErr w:type="spellEnd"/>
      <w:r w:rsidRPr="004E32AE">
        <w:rPr>
          <w:lang w:bidi="ar-EG"/>
        </w:rPr>
        <w:t xml:space="preserve">) – 2 passes over dataset </w:t>
      </w:r>
    </w:p>
    <w:p w14:paraId="5A3D3E59" w14:textId="3210E7F0" w:rsidR="004E32AE" w:rsidRPr="004E32AE" w:rsidRDefault="004E32AE" w:rsidP="004E32AE">
      <w:pPr>
        <w:pStyle w:val="ListParagraph"/>
        <w:numPr>
          <w:ilvl w:val="1"/>
          <w:numId w:val="7"/>
        </w:numPr>
        <w:rPr>
          <w:sz w:val="36"/>
          <w:szCs w:val="28"/>
          <w:lang w:bidi="ar-EG"/>
        </w:rPr>
      </w:pPr>
      <w:r w:rsidRPr="004E32AE">
        <w:rPr>
          <w:lang w:bidi="ar-EG"/>
        </w:rPr>
        <w:t xml:space="preserve"> Divide compressed database (FP-tree) into conditional databases, then mine each for frequent </w:t>
      </w:r>
      <w:proofErr w:type="spellStart"/>
      <w:r w:rsidRPr="004E32AE">
        <w:rPr>
          <w:lang w:bidi="ar-EG"/>
        </w:rPr>
        <w:t>itemsets</w:t>
      </w:r>
      <w:proofErr w:type="spellEnd"/>
      <w:r w:rsidRPr="004E32AE">
        <w:rPr>
          <w:lang w:bidi="ar-EG"/>
        </w:rPr>
        <w:t xml:space="preserve"> – traverse through the FP-tree</w:t>
      </w:r>
    </w:p>
    <w:p w14:paraId="4D9EBAFA" w14:textId="25F77F1C" w:rsidR="004E32AE" w:rsidRDefault="004E32AE" w:rsidP="004E32AE">
      <w:pPr>
        <w:rPr>
          <w:ins w:id="26" w:author="Ahmed Khalil" w:date="2020-05-27T11:28:00Z"/>
          <w:sz w:val="36"/>
          <w:szCs w:val="28"/>
          <w:lang w:bidi="ar-EG"/>
        </w:rPr>
      </w:pPr>
    </w:p>
    <w:p w14:paraId="22D42918" w14:textId="1B11F666" w:rsidR="00321EAF" w:rsidRPr="003E5FBA" w:rsidRDefault="00321EAF" w:rsidP="003E5FBA">
      <w:pPr>
        <w:pStyle w:val="ListParagraph"/>
        <w:rPr>
          <w:ins w:id="27" w:author="Ahmed Khalil" w:date="2020-05-27T11:28:00Z"/>
          <w:sz w:val="36"/>
          <w:szCs w:val="28"/>
          <w:lang w:bidi="ar-EG"/>
        </w:rPr>
      </w:pPr>
    </w:p>
    <w:p w14:paraId="6FA4FFDD" w14:textId="27F8BEA4" w:rsidR="00321EAF" w:rsidRDefault="00321EAF" w:rsidP="004E32AE">
      <w:pPr>
        <w:rPr>
          <w:ins w:id="28" w:author="Ahmed Khalil" w:date="2020-05-27T11:28:00Z"/>
          <w:sz w:val="36"/>
          <w:szCs w:val="28"/>
          <w:lang w:bidi="ar-EG"/>
        </w:rPr>
      </w:pPr>
    </w:p>
    <w:p w14:paraId="7F4EB4BC" w14:textId="09787CA6" w:rsidR="00321EAF" w:rsidRDefault="00321EAF" w:rsidP="004E32AE">
      <w:pPr>
        <w:rPr>
          <w:ins w:id="29" w:author="Ahmed Khalil" w:date="2020-05-27T11:28:00Z"/>
          <w:sz w:val="36"/>
          <w:szCs w:val="28"/>
          <w:lang w:bidi="ar-EG"/>
        </w:rPr>
      </w:pPr>
    </w:p>
    <w:p w14:paraId="191C1421" w14:textId="7B99E7DF" w:rsidR="003E2C99" w:rsidRDefault="003E2C99">
      <w:pPr>
        <w:rPr>
          <w:ins w:id="30" w:author="Ahmed Khalil" w:date="2020-05-27T11:46:00Z"/>
          <w:sz w:val="36"/>
          <w:szCs w:val="28"/>
          <w:lang w:bidi="ar-EG"/>
        </w:rPr>
      </w:pPr>
      <w:ins w:id="31" w:author="Ahmed Khalil" w:date="2020-05-27T11:44:00Z">
        <w:r>
          <w:rPr>
            <w:noProof/>
          </w:rPr>
          <w:lastRenderedPageBreak/>
          <w:drawing>
            <wp:anchor distT="0" distB="0" distL="114300" distR="114300" simplePos="0" relativeHeight="251673600" behindDoc="0" locked="0" layoutInCell="1" allowOverlap="1" wp14:anchorId="075BA387" wp14:editId="4CA788D4">
              <wp:simplePos x="0" y="0"/>
              <wp:positionH relativeFrom="margin">
                <wp:posOffset>5952067</wp:posOffset>
              </wp:positionH>
              <wp:positionV relativeFrom="paragraph">
                <wp:posOffset>2141643</wp:posOffset>
              </wp:positionV>
              <wp:extent cx="1201420" cy="1862455"/>
              <wp:effectExtent l="0" t="0" r="0" b="4445"/>
              <wp:wrapSquare wrapText="bothSides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01420" cy="18624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71552" behindDoc="0" locked="0" layoutInCell="1" allowOverlap="1" wp14:anchorId="2E9E47DF" wp14:editId="32811BE3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858000" cy="9173210"/>
              <wp:effectExtent l="0" t="0" r="0" b="8890"/>
              <wp:wrapSquare wrapText="bothSides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91732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619A4025" w14:textId="4F7D9944" w:rsidR="003E2C99" w:rsidRDefault="003E2C99" w:rsidP="004E32AE">
      <w:pPr>
        <w:rPr>
          <w:ins w:id="32" w:author="Ahmed Khalil" w:date="2020-05-27T11:47:00Z"/>
          <w:sz w:val="36"/>
          <w:szCs w:val="28"/>
          <w:lang w:bidi="ar-EG"/>
        </w:rPr>
      </w:pPr>
      <w:ins w:id="33" w:author="Ahmed Khalil" w:date="2020-05-27T11:47:00Z">
        <w:r>
          <w:rPr>
            <w:noProof/>
          </w:rPr>
          <w:lastRenderedPageBreak/>
          <w:drawing>
            <wp:anchor distT="0" distB="0" distL="114300" distR="114300" simplePos="0" relativeHeight="251680768" behindDoc="0" locked="0" layoutInCell="1" allowOverlap="1" wp14:anchorId="206DACA8" wp14:editId="07C5E710">
              <wp:simplePos x="0" y="0"/>
              <wp:positionH relativeFrom="margin">
                <wp:align>right</wp:align>
              </wp:positionH>
              <wp:positionV relativeFrom="paragraph">
                <wp:posOffset>2802467</wp:posOffset>
              </wp:positionV>
              <wp:extent cx="2277110" cy="3530600"/>
              <wp:effectExtent l="0" t="0" r="8890" b="0"/>
              <wp:wrapSquare wrapText="bothSides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7110" cy="3530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114300" distR="114300" simplePos="0" relativeHeight="251678720" behindDoc="0" locked="0" layoutInCell="1" allowOverlap="1" wp14:anchorId="0820FCF8" wp14:editId="74956346">
              <wp:simplePos x="0" y="0"/>
              <wp:positionH relativeFrom="page">
                <wp:posOffset>19050</wp:posOffset>
              </wp:positionH>
              <wp:positionV relativeFrom="paragraph">
                <wp:posOffset>0</wp:posOffset>
              </wp:positionV>
              <wp:extent cx="7747000" cy="9279255"/>
              <wp:effectExtent l="0" t="0" r="6350" b="0"/>
              <wp:wrapSquare wrapText="bothSides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747000" cy="92792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ins>
    </w:p>
    <w:p w14:paraId="4E5ED350" w14:textId="1C33C29C" w:rsidR="003E2C99" w:rsidRDefault="008E2240" w:rsidP="004E32AE">
      <w:pPr>
        <w:rPr>
          <w:ins w:id="34" w:author="Ahmed Khalil" w:date="2020-05-27T11:47:00Z"/>
          <w:sz w:val="36"/>
          <w:szCs w:val="28"/>
          <w:lang w:bidi="ar-EG"/>
        </w:rPr>
      </w:pPr>
      <w:ins w:id="35" w:author="Ahmed Khalil" w:date="2020-05-27T11:48:00Z">
        <w:r>
          <w:rPr>
            <w:noProof/>
          </w:rPr>
          <w:lastRenderedPageBreak/>
          <w:drawing>
            <wp:inline distT="0" distB="0" distL="0" distR="0" wp14:anchorId="450AC3CB" wp14:editId="44556C97">
              <wp:extent cx="6536055" cy="7179945"/>
              <wp:effectExtent l="0" t="0" r="0" b="1905"/>
              <wp:docPr id="20" name="Picture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536055" cy="71799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D16975B" w14:textId="77777777" w:rsidR="003E2C99" w:rsidRDefault="003E2C99" w:rsidP="004E32AE">
      <w:pPr>
        <w:rPr>
          <w:ins w:id="36" w:author="Ahmed Khalil" w:date="2020-05-27T11:47:00Z"/>
          <w:sz w:val="36"/>
          <w:szCs w:val="28"/>
          <w:lang w:bidi="ar-EG"/>
        </w:rPr>
      </w:pPr>
    </w:p>
    <w:p w14:paraId="0BDEAD3A" w14:textId="77777777" w:rsidR="003E2C99" w:rsidRDefault="003E2C99" w:rsidP="004E32AE">
      <w:pPr>
        <w:rPr>
          <w:ins w:id="37" w:author="Ahmed Khalil" w:date="2020-05-27T11:47:00Z"/>
          <w:sz w:val="36"/>
          <w:szCs w:val="28"/>
          <w:lang w:bidi="ar-EG"/>
        </w:rPr>
      </w:pPr>
    </w:p>
    <w:p w14:paraId="698A52D0" w14:textId="77777777" w:rsidR="003E2C99" w:rsidRDefault="003E2C99" w:rsidP="004E32AE">
      <w:pPr>
        <w:rPr>
          <w:ins w:id="38" w:author="Ahmed Khalil" w:date="2020-05-27T11:47:00Z"/>
          <w:sz w:val="36"/>
          <w:szCs w:val="28"/>
          <w:lang w:bidi="ar-EG"/>
        </w:rPr>
      </w:pPr>
    </w:p>
    <w:p w14:paraId="31354377" w14:textId="77777777" w:rsidR="003E2C99" w:rsidRDefault="003E2C99" w:rsidP="004E32AE">
      <w:pPr>
        <w:rPr>
          <w:ins w:id="39" w:author="Ahmed Khalil" w:date="2020-05-27T11:47:00Z"/>
          <w:sz w:val="36"/>
          <w:szCs w:val="28"/>
          <w:lang w:bidi="ar-EG"/>
        </w:rPr>
      </w:pPr>
    </w:p>
    <w:p w14:paraId="732D4C97" w14:textId="08BDA7C7" w:rsidR="003E2C99" w:rsidRDefault="003E2C99" w:rsidP="004E32AE">
      <w:pPr>
        <w:rPr>
          <w:ins w:id="40" w:author="Ahmed Khalil" w:date="2020-05-27T11:48:00Z"/>
          <w:sz w:val="36"/>
          <w:szCs w:val="28"/>
          <w:rtl/>
          <w:lang w:bidi="ar-EG"/>
        </w:rPr>
      </w:pPr>
    </w:p>
    <w:p w14:paraId="6EDA2D3F" w14:textId="7747D9B9" w:rsidR="008E2240" w:rsidRDefault="008E2240" w:rsidP="004E32AE">
      <w:pPr>
        <w:rPr>
          <w:ins w:id="41" w:author="Ahmed Khalil" w:date="2020-05-27T11:49:00Z"/>
          <w:sz w:val="36"/>
          <w:szCs w:val="28"/>
          <w:rtl/>
          <w:lang w:bidi="ar-EG"/>
        </w:rPr>
      </w:pPr>
      <w:ins w:id="42" w:author="Ahmed Khalil" w:date="2020-05-27T11:49:00Z">
        <w:r>
          <w:rPr>
            <w:noProof/>
          </w:rPr>
          <w:drawing>
            <wp:inline distT="0" distB="0" distL="0" distR="0" wp14:anchorId="3C02BC77" wp14:editId="79060702">
              <wp:extent cx="6858000" cy="8556625"/>
              <wp:effectExtent l="0" t="0" r="0" b="0"/>
              <wp:docPr id="21" name="Picture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8556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1A78941B" w14:textId="12B911AC" w:rsidR="008E2240" w:rsidRDefault="008E2240" w:rsidP="004E32AE">
      <w:pPr>
        <w:rPr>
          <w:ins w:id="43" w:author="Ahmed Khalil" w:date="2020-05-27T11:49:00Z"/>
          <w:sz w:val="36"/>
          <w:szCs w:val="28"/>
          <w:rtl/>
          <w:lang w:bidi="ar-EG"/>
        </w:rPr>
      </w:pPr>
    </w:p>
    <w:p w14:paraId="60E79C78" w14:textId="6F60A061" w:rsidR="008E2240" w:rsidRDefault="008E2240" w:rsidP="004E32AE">
      <w:pPr>
        <w:rPr>
          <w:ins w:id="44" w:author="Ahmed Khalil" w:date="2020-05-27T11:48:00Z"/>
          <w:sz w:val="36"/>
          <w:szCs w:val="28"/>
          <w:rtl/>
          <w:lang w:bidi="ar-EG"/>
        </w:rPr>
      </w:pPr>
      <w:ins w:id="45" w:author="Ahmed Khalil" w:date="2020-05-27T11:51:00Z">
        <w:r>
          <w:rPr>
            <w:noProof/>
          </w:rPr>
          <w:drawing>
            <wp:anchor distT="0" distB="0" distL="114300" distR="114300" simplePos="0" relativeHeight="251684864" behindDoc="0" locked="0" layoutInCell="1" allowOverlap="1" wp14:anchorId="7626117D" wp14:editId="63AB1F97">
              <wp:simplePos x="0" y="0"/>
              <wp:positionH relativeFrom="margin">
                <wp:align>right</wp:align>
              </wp:positionH>
              <wp:positionV relativeFrom="paragraph">
                <wp:posOffset>4088130</wp:posOffset>
              </wp:positionV>
              <wp:extent cx="1885950" cy="2838450"/>
              <wp:effectExtent l="0" t="0" r="0" b="0"/>
              <wp:wrapNone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85950" cy="28384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ins>
      <w:ins w:id="46" w:author="Ahmed Khalil" w:date="2020-05-27T11:49:00Z">
        <w:r>
          <w:rPr>
            <w:noProof/>
          </w:rPr>
          <w:drawing>
            <wp:anchor distT="0" distB="0" distL="114300" distR="114300" simplePos="0" relativeHeight="251682816" behindDoc="0" locked="0" layoutInCell="1" allowOverlap="1" wp14:anchorId="5212E5F4" wp14:editId="12D7427A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6858000" cy="8431530"/>
              <wp:effectExtent l="0" t="0" r="0" b="7620"/>
              <wp:wrapSquare wrapText="bothSides"/>
              <wp:docPr id="22" name="Picture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9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8431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</w:ins>
    </w:p>
    <w:p w14:paraId="7233D7C3" w14:textId="6A8AF186" w:rsidR="008E2240" w:rsidRDefault="008E2240" w:rsidP="004E32AE">
      <w:pPr>
        <w:rPr>
          <w:ins w:id="47" w:author="Ahmed Khalil" w:date="2020-05-27T11:48:00Z"/>
          <w:sz w:val="36"/>
          <w:szCs w:val="28"/>
          <w:rtl/>
          <w:lang w:bidi="ar-EG"/>
        </w:rPr>
      </w:pPr>
    </w:p>
    <w:p w14:paraId="13F4423B" w14:textId="0F68A7F5" w:rsidR="008E2240" w:rsidRDefault="008E2240" w:rsidP="004E32AE">
      <w:pPr>
        <w:rPr>
          <w:ins w:id="48" w:author="Ahmed Khalil" w:date="2020-05-27T11:51:00Z"/>
          <w:sz w:val="36"/>
          <w:szCs w:val="28"/>
          <w:rtl/>
          <w:lang w:bidi="ar-EG"/>
        </w:rPr>
      </w:pPr>
    </w:p>
    <w:p w14:paraId="3D002BCF" w14:textId="161EA58A" w:rsidR="008E2240" w:rsidRDefault="008E2240" w:rsidP="004E32AE">
      <w:pPr>
        <w:rPr>
          <w:ins w:id="49" w:author="Ahmed Khalil" w:date="2020-05-27T11:48:00Z"/>
          <w:sz w:val="36"/>
          <w:szCs w:val="28"/>
          <w:rtl/>
          <w:lang w:bidi="ar-EG"/>
        </w:rPr>
      </w:pPr>
      <w:ins w:id="50" w:author="Ahmed Khalil" w:date="2020-05-27T11:52:00Z">
        <w:r>
          <w:rPr>
            <w:noProof/>
          </w:rPr>
          <w:drawing>
            <wp:inline distT="0" distB="0" distL="0" distR="0" wp14:anchorId="30C157B4" wp14:editId="3A9EB926">
              <wp:extent cx="6858000" cy="2023745"/>
              <wp:effectExtent l="0" t="0" r="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8000" cy="20237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657871" w14:textId="05932C9D" w:rsidR="008E2240" w:rsidRDefault="008E2240" w:rsidP="004E32AE">
      <w:pPr>
        <w:rPr>
          <w:ins w:id="51" w:author="Ahmed Khalil" w:date="2020-05-27T11:48:00Z"/>
          <w:sz w:val="36"/>
          <w:szCs w:val="28"/>
          <w:rtl/>
          <w:lang w:bidi="ar-EG"/>
        </w:rPr>
      </w:pPr>
      <w:ins w:id="52" w:author="Ahmed Khalil" w:date="2020-05-27T11:51:00Z">
        <w:r>
          <w:rPr>
            <w:noProof/>
          </w:rPr>
          <w:drawing>
            <wp:inline distT="0" distB="0" distL="0" distR="0" wp14:anchorId="6751A941" wp14:editId="12F656B2">
              <wp:extent cx="6858000" cy="3771900"/>
              <wp:effectExtent l="0" t="0" r="0" b="0"/>
              <wp:docPr id="24" name="Picture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771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D2F34E0" w14:textId="7960BF92" w:rsidR="008E2240" w:rsidRPr="003E5FBA" w:rsidRDefault="008E2240" w:rsidP="008E2240">
      <w:pPr>
        <w:pStyle w:val="Heading1"/>
        <w:rPr>
          <w:color w:val="000000" w:themeColor="text1"/>
          <w:lang w:bidi="ar-EG"/>
        </w:rPr>
      </w:pPr>
      <w:r w:rsidRPr="003E5FBA">
        <w:rPr>
          <w:color w:val="000000" w:themeColor="text1"/>
          <w:lang w:bidi="ar-EG"/>
        </w:rPr>
        <w:t>Pattern Evaluation Method</w:t>
      </w:r>
    </w:p>
    <w:p w14:paraId="5BB1EA2E" w14:textId="77777777" w:rsidR="008E2240" w:rsidRPr="003E5FBA" w:rsidRDefault="008E2240" w:rsidP="008E2240">
      <w:pPr>
        <w:pStyle w:val="ListParagraph"/>
        <w:numPr>
          <w:ilvl w:val="0"/>
          <w:numId w:val="8"/>
        </w:numPr>
        <w:rPr>
          <w:color w:val="000000" w:themeColor="text1"/>
          <w:lang w:bidi="ar-EG"/>
        </w:rPr>
      </w:pPr>
      <w:r w:rsidRPr="003E5FBA">
        <w:rPr>
          <w:color w:val="000000" w:themeColor="text1"/>
          <w:lang w:bidi="ar-EG"/>
        </w:rPr>
        <w:t xml:space="preserve"> Not all association rules are interesting </w:t>
      </w:r>
    </w:p>
    <w:p w14:paraId="5DA399B6" w14:textId="77777777" w:rsidR="008E2240" w:rsidRPr="003E5FBA" w:rsidRDefault="008E2240" w:rsidP="008E2240">
      <w:pPr>
        <w:pStyle w:val="ListParagraph"/>
        <w:numPr>
          <w:ilvl w:val="1"/>
          <w:numId w:val="8"/>
        </w:numPr>
        <w:rPr>
          <w:color w:val="000000" w:themeColor="text1"/>
          <w:lang w:bidi="ar-EG"/>
        </w:rPr>
      </w:pPr>
      <w:r w:rsidRPr="003E5FBA">
        <w:rPr>
          <w:color w:val="000000" w:themeColor="text1"/>
          <w:lang w:bidi="ar-EG"/>
        </w:rPr>
        <w:t xml:space="preserve"> </w:t>
      </w:r>
      <w:proofErr w:type="gramStart"/>
      <w:r w:rsidRPr="003E5FBA">
        <w:rPr>
          <w:color w:val="000000" w:themeColor="text1"/>
          <w:lang w:bidi="ar-EG"/>
        </w:rPr>
        <w:t>Buys(</w:t>
      </w:r>
      <w:proofErr w:type="spellStart"/>
      <w:proofErr w:type="gramEnd"/>
      <w:r w:rsidRPr="003E5FBA">
        <w:rPr>
          <w:color w:val="000000" w:themeColor="text1"/>
          <w:lang w:bidi="ar-EG"/>
        </w:rPr>
        <w:t>X,”Computer</w:t>
      </w:r>
      <w:proofErr w:type="spellEnd"/>
      <w:r w:rsidRPr="003E5FBA">
        <w:rPr>
          <w:color w:val="000000" w:themeColor="text1"/>
          <w:lang w:bidi="ar-EG"/>
        </w:rPr>
        <w:t xml:space="preserve"> games” → buys(</w:t>
      </w:r>
      <w:proofErr w:type="spellStart"/>
      <w:r w:rsidRPr="003E5FBA">
        <w:rPr>
          <w:color w:val="000000" w:themeColor="text1"/>
          <w:lang w:bidi="ar-EG"/>
        </w:rPr>
        <w:t>X,”Videos</w:t>
      </w:r>
      <w:proofErr w:type="spellEnd"/>
      <w:r w:rsidRPr="003E5FBA">
        <w:rPr>
          <w:color w:val="000000" w:themeColor="text1"/>
          <w:lang w:bidi="ar-EG"/>
        </w:rPr>
        <w:t xml:space="preserve">”) [40%, 66%] </w:t>
      </w:r>
    </w:p>
    <w:p w14:paraId="6BB747F8" w14:textId="77777777" w:rsidR="008E2240" w:rsidRPr="008E00AB" w:rsidRDefault="008E2240" w:rsidP="008E2240">
      <w:pPr>
        <w:pStyle w:val="ListParagraph"/>
        <w:numPr>
          <w:ilvl w:val="1"/>
          <w:numId w:val="8"/>
        </w:numPr>
        <w:rPr>
          <w:color w:val="000000" w:themeColor="text1"/>
          <w:lang w:bidi="ar-EG"/>
        </w:rPr>
      </w:pPr>
      <w:r w:rsidRPr="008E00AB">
        <w:rPr>
          <w:color w:val="000000" w:themeColor="text1"/>
          <w:lang w:bidi="ar-EG"/>
        </w:rPr>
        <w:t xml:space="preserve"> P(“videos”) is 75% &gt; 66%</w:t>
      </w:r>
    </w:p>
    <w:p w14:paraId="3A0DC50E" w14:textId="77777777" w:rsidR="008E2240" w:rsidRPr="008E00AB" w:rsidRDefault="008E2240" w:rsidP="008E2240">
      <w:pPr>
        <w:pStyle w:val="ListParagraph"/>
        <w:numPr>
          <w:ilvl w:val="1"/>
          <w:numId w:val="8"/>
        </w:numPr>
        <w:rPr>
          <w:color w:val="000000" w:themeColor="text1"/>
          <w:lang w:bidi="ar-EG"/>
        </w:rPr>
      </w:pPr>
      <w:r w:rsidRPr="008E00AB">
        <w:rPr>
          <w:color w:val="000000" w:themeColor="text1"/>
          <w:lang w:bidi="ar-EG"/>
        </w:rPr>
        <w:t xml:space="preserve">The two items are </w:t>
      </w:r>
    </w:p>
    <w:p w14:paraId="709EA0E4" w14:textId="4C3F78E5" w:rsidR="008E2240" w:rsidRPr="003E5FBA" w:rsidRDefault="008E2240" w:rsidP="003E5FBA">
      <w:pPr>
        <w:pStyle w:val="ListParagraph"/>
        <w:numPr>
          <w:ilvl w:val="2"/>
          <w:numId w:val="8"/>
        </w:numPr>
        <w:rPr>
          <w:color w:val="000000" w:themeColor="text1"/>
          <w:lang w:bidi="ar-EG"/>
          <w:rPrChange w:id="53" w:author="Ahmed Khalil" w:date="2020-05-27T12:08:00Z">
            <w:rPr>
              <w:color w:val="000000" w:themeColor="text1"/>
              <w:lang w:bidi="ar-EG"/>
            </w:rPr>
          </w:rPrChange>
        </w:rPr>
      </w:pPr>
      <w:r w:rsidRPr="00A930DB">
        <w:rPr>
          <w:color w:val="000000" w:themeColor="text1"/>
          <w:lang w:bidi="ar-EG"/>
        </w:rPr>
        <w:t xml:space="preserve">negatively associated means buying one decreases the likelihood of buying the other </w:t>
      </w:r>
    </w:p>
    <w:p w14:paraId="32BA366E" w14:textId="77777777" w:rsidR="008E2240" w:rsidRPr="003E5FBA" w:rsidRDefault="008E2240" w:rsidP="008E2240">
      <w:pPr>
        <w:pStyle w:val="ListParagraph"/>
        <w:numPr>
          <w:ilvl w:val="1"/>
          <w:numId w:val="8"/>
        </w:numPr>
        <w:rPr>
          <w:color w:val="000000" w:themeColor="text1"/>
          <w:lang w:bidi="ar-EG"/>
          <w:rPrChange w:id="54" w:author="Ahmed Khalil" w:date="2020-05-27T12:08:00Z">
            <w:rPr>
              <w:color w:val="000000" w:themeColor="text1"/>
              <w:lang w:bidi="ar-EG"/>
            </w:rPr>
          </w:rPrChange>
        </w:rPr>
      </w:pPr>
      <w:r w:rsidRPr="003E5FBA">
        <w:rPr>
          <w:color w:val="000000" w:themeColor="text1"/>
          <w:lang w:bidi="ar-EG"/>
          <w:rPrChange w:id="55" w:author="Ahmed Khalil" w:date="2020-05-27T12:08:00Z">
            <w:rPr>
              <w:color w:val="000000" w:themeColor="text1"/>
              <w:lang w:bidi="ar-EG"/>
            </w:rPr>
          </w:rPrChange>
        </w:rPr>
        <w:t xml:space="preserve">We need to measure “real strength” of rule </w:t>
      </w:r>
    </w:p>
    <w:p w14:paraId="7E6C4F8A" w14:textId="77777777" w:rsidR="008E2240" w:rsidRPr="003E5FBA" w:rsidRDefault="008E2240" w:rsidP="008E2240">
      <w:pPr>
        <w:pStyle w:val="ListParagraph"/>
        <w:numPr>
          <w:ilvl w:val="1"/>
          <w:numId w:val="8"/>
        </w:numPr>
        <w:rPr>
          <w:color w:val="000000" w:themeColor="text1"/>
          <w:lang w:bidi="ar-EG"/>
          <w:rPrChange w:id="56" w:author="Ahmed Khalil" w:date="2020-05-27T12:08:00Z">
            <w:rPr>
              <w:color w:val="000000" w:themeColor="text1"/>
              <w:lang w:bidi="ar-EG"/>
            </w:rPr>
          </w:rPrChange>
        </w:rPr>
      </w:pPr>
      <w:r w:rsidRPr="003E5FBA">
        <w:rPr>
          <w:color w:val="000000" w:themeColor="text1"/>
          <w:lang w:bidi="ar-EG"/>
          <w:rPrChange w:id="57" w:author="Ahmed Khalil" w:date="2020-05-27T12:08:00Z">
            <w:rPr>
              <w:color w:val="000000" w:themeColor="text1"/>
              <w:lang w:bidi="ar-EG"/>
            </w:rPr>
          </w:rPrChange>
        </w:rPr>
        <w:t xml:space="preserve">Correlation analysis </w:t>
      </w:r>
    </w:p>
    <w:p w14:paraId="0FA23F26" w14:textId="65B22618" w:rsidR="008E2240" w:rsidRPr="003E5FBA" w:rsidRDefault="008E2240" w:rsidP="003E5FBA">
      <w:pPr>
        <w:pStyle w:val="ListParagraph"/>
        <w:numPr>
          <w:ilvl w:val="2"/>
          <w:numId w:val="8"/>
        </w:numPr>
        <w:rPr>
          <w:color w:val="000000" w:themeColor="text1"/>
          <w:rtl/>
          <w:lang w:bidi="ar-EG"/>
          <w:rPrChange w:id="58" w:author="Ahmed Khalil" w:date="2020-05-27T12:08:00Z">
            <w:rPr>
              <w:color w:val="000000" w:themeColor="text1"/>
              <w:rtl/>
              <w:lang w:bidi="ar-EG"/>
            </w:rPr>
          </w:rPrChange>
        </w:rPr>
      </w:pPr>
      <w:r w:rsidRPr="003E5FBA">
        <w:rPr>
          <w:color w:val="000000" w:themeColor="text1"/>
          <w:lang w:bidi="ar-EG"/>
          <w:rPrChange w:id="59" w:author="Ahmed Khalil" w:date="2020-05-27T12:08:00Z">
            <w:rPr>
              <w:color w:val="000000" w:themeColor="text1"/>
              <w:lang w:bidi="ar-EG"/>
            </w:rPr>
          </w:rPrChange>
        </w:rPr>
        <w:lastRenderedPageBreak/>
        <w:t xml:space="preserve"> A→ B [</w:t>
      </w:r>
      <w:proofErr w:type="gramStart"/>
      <w:r w:rsidRPr="003E5FBA">
        <w:rPr>
          <w:color w:val="000000" w:themeColor="text1"/>
          <w:lang w:bidi="ar-EG"/>
          <w:rPrChange w:id="60" w:author="Ahmed Khalil" w:date="2020-05-27T12:08:00Z">
            <w:rPr>
              <w:color w:val="000000" w:themeColor="text1"/>
              <w:lang w:bidi="ar-EG"/>
            </w:rPr>
          </w:rPrChange>
        </w:rPr>
        <w:t>support ,</w:t>
      </w:r>
      <w:proofErr w:type="gramEnd"/>
      <w:r w:rsidRPr="003E5FBA">
        <w:rPr>
          <w:color w:val="000000" w:themeColor="text1"/>
          <w:lang w:bidi="ar-EG"/>
          <w:rPrChange w:id="61" w:author="Ahmed Khalil" w:date="2020-05-27T12:08:00Z">
            <w:rPr>
              <w:color w:val="000000" w:themeColor="text1"/>
              <w:lang w:bidi="ar-EG"/>
            </w:rPr>
          </w:rPrChange>
        </w:rPr>
        <w:t xml:space="preserve"> confidence , correlation]</w:t>
      </w:r>
    </w:p>
    <w:p w14:paraId="51CBD3E5" w14:textId="5658E6B9" w:rsidR="008E2240" w:rsidRPr="003E5FBA" w:rsidRDefault="008E2240" w:rsidP="008E2240">
      <w:pPr>
        <w:rPr>
          <w:color w:val="000000" w:themeColor="text1"/>
          <w:sz w:val="36"/>
          <w:szCs w:val="28"/>
          <w:rtl/>
          <w:lang w:bidi="ar-EG"/>
          <w:rPrChange w:id="62" w:author="Ahmed Khalil" w:date="2020-05-27T12:08:00Z">
            <w:rPr>
              <w:color w:val="000000" w:themeColor="text1"/>
              <w:sz w:val="36"/>
              <w:szCs w:val="28"/>
              <w:rtl/>
              <w:lang w:bidi="ar-EG"/>
            </w:rPr>
          </w:rPrChange>
        </w:rPr>
      </w:pPr>
    </w:p>
    <w:p w14:paraId="2B983188" w14:textId="08B0FE95" w:rsidR="008E2240" w:rsidRPr="003E5FBA" w:rsidRDefault="008E2240" w:rsidP="008E2240">
      <w:pPr>
        <w:rPr>
          <w:color w:val="000000" w:themeColor="text1"/>
          <w:sz w:val="36"/>
          <w:szCs w:val="28"/>
          <w:rtl/>
          <w:lang w:bidi="ar-EG"/>
          <w:rPrChange w:id="63" w:author="Ahmed Khalil" w:date="2020-05-27T12:08:00Z">
            <w:rPr>
              <w:color w:val="000000" w:themeColor="text1"/>
              <w:sz w:val="36"/>
              <w:szCs w:val="28"/>
              <w:rtl/>
              <w:lang w:bidi="ar-EG"/>
            </w:rPr>
          </w:rPrChange>
        </w:rPr>
      </w:pPr>
    </w:p>
    <w:p w14:paraId="09235B3F" w14:textId="3340FE0B" w:rsidR="008E2240" w:rsidRPr="003E5FBA" w:rsidRDefault="008E2240" w:rsidP="008E2240">
      <w:pPr>
        <w:pStyle w:val="ListParagraph"/>
        <w:numPr>
          <w:ilvl w:val="0"/>
          <w:numId w:val="10"/>
        </w:numPr>
        <w:rPr>
          <w:color w:val="000000" w:themeColor="text1"/>
          <w:rtl/>
          <w:rPrChange w:id="64" w:author="Ahmed Khalil" w:date="2020-05-27T12:08:00Z">
            <w:rPr>
              <w:color w:val="000000" w:themeColor="text1"/>
              <w:rtl/>
            </w:rPr>
          </w:rPrChange>
        </w:rPr>
      </w:pPr>
      <w:r w:rsidRPr="003E5FBA">
        <w:rPr>
          <w:rFonts w:hint="cs"/>
          <w:color w:val="000000" w:themeColor="text1"/>
          <w:sz w:val="36"/>
          <w:szCs w:val="28"/>
          <w:rtl/>
          <w:rPrChange w:id="65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 xml:space="preserve">يعنى نضيف قاعدة زيادة عشان نشوف </w:t>
      </w:r>
      <w:proofErr w:type="gramStart"/>
      <w:r w:rsidRPr="003E5FBA">
        <w:rPr>
          <w:rFonts w:hint="cs"/>
          <w:color w:val="000000" w:themeColor="text1"/>
          <w:sz w:val="36"/>
          <w:szCs w:val="28"/>
          <w:rtl/>
          <w:rPrChange w:id="66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>اذا</w:t>
      </w:r>
      <w:proofErr w:type="gramEnd"/>
      <w:r w:rsidRPr="003E5FBA">
        <w:rPr>
          <w:rFonts w:hint="cs"/>
          <w:color w:val="000000" w:themeColor="text1"/>
          <w:sz w:val="36"/>
          <w:szCs w:val="28"/>
          <w:rtl/>
          <w:rPrChange w:id="67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 xml:space="preserve"> كان </w:t>
      </w:r>
      <w:r w:rsidR="00517790" w:rsidRPr="003E5FBA">
        <w:rPr>
          <w:rFonts w:hint="cs"/>
          <w:color w:val="000000" w:themeColor="text1"/>
          <w:sz w:val="36"/>
          <w:szCs w:val="28"/>
          <w:rtl/>
          <w:rPrChange w:id="68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 xml:space="preserve">نشوف هو </w:t>
      </w:r>
      <w:proofErr w:type="spellStart"/>
      <w:r w:rsidR="00517790" w:rsidRPr="003E5FBA">
        <w:rPr>
          <w:rFonts w:hint="cs"/>
          <w:color w:val="000000" w:themeColor="text1"/>
          <w:sz w:val="36"/>
          <w:szCs w:val="28"/>
          <w:rtl/>
          <w:rPrChange w:id="69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>ايجابى</w:t>
      </w:r>
      <w:proofErr w:type="spellEnd"/>
      <w:r w:rsidR="00517790" w:rsidRPr="003E5FBA">
        <w:rPr>
          <w:rFonts w:hint="cs"/>
          <w:color w:val="000000" w:themeColor="text1"/>
          <w:sz w:val="36"/>
          <w:szCs w:val="28"/>
          <w:rtl/>
          <w:rPrChange w:id="70" w:author="Ahmed Khalil" w:date="2020-05-27T12:08:00Z">
            <w:rPr>
              <w:rFonts w:hint="cs"/>
              <w:color w:val="000000" w:themeColor="text1"/>
              <w:sz w:val="36"/>
              <w:szCs w:val="28"/>
              <w:rtl/>
            </w:rPr>
          </w:rPrChange>
        </w:rPr>
        <w:t xml:space="preserve"> او سلبى </w:t>
      </w:r>
    </w:p>
    <w:p w14:paraId="5F5EC1F0" w14:textId="436F2658" w:rsidR="00517790" w:rsidRPr="003E5FBA" w:rsidRDefault="00517790" w:rsidP="003E5FBA">
      <w:pPr>
        <w:ind w:left="360"/>
        <w:rPr>
          <w:ins w:id="71" w:author="Ahmed Khalil" w:date="2020-05-27T11:48:00Z"/>
          <w:rtl/>
        </w:rPr>
      </w:pPr>
      <w:ins w:id="72" w:author="Ahmed Khalil" w:date="2020-05-27T11:59:00Z">
        <w:r>
          <w:rPr>
            <w:noProof/>
          </w:rPr>
          <w:drawing>
            <wp:inline distT="0" distB="0" distL="0" distR="0" wp14:anchorId="1A1ED1D1" wp14:editId="2B63FC38">
              <wp:extent cx="6572250" cy="2305050"/>
              <wp:effectExtent l="0" t="0" r="0" b="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72250" cy="2305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95E0BE" w14:textId="19DB9F75" w:rsidR="008E2240" w:rsidRDefault="008E2240" w:rsidP="004E32AE">
      <w:pPr>
        <w:rPr>
          <w:ins w:id="73" w:author="Ahmed Khalil" w:date="2020-05-27T11:49:00Z"/>
          <w:sz w:val="36"/>
          <w:szCs w:val="28"/>
          <w:rtl/>
          <w:lang w:bidi="ar-EG"/>
        </w:rPr>
      </w:pPr>
    </w:p>
    <w:p w14:paraId="19811B74" w14:textId="090703B7" w:rsidR="008E2240" w:rsidRDefault="008E2240" w:rsidP="004E32AE">
      <w:pPr>
        <w:rPr>
          <w:ins w:id="74" w:author="Ahmed Khalil" w:date="2020-05-27T11:49:00Z"/>
          <w:sz w:val="36"/>
          <w:szCs w:val="28"/>
          <w:rtl/>
          <w:lang w:bidi="ar-EG"/>
        </w:rPr>
      </w:pPr>
    </w:p>
    <w:p w14:paraId="6D263D66" w14:textId="6F0E5B8D" w:rsidR="008E2240" w:rsidRDefault="008E2240" w:rsidP="004E32AE">
      <w:pPr>
        <w:rPr>
          <w:ins w:id="75" w:author="Ahmed Khalil" w:date="2020-05-27T11:49:00Z"/>
          <w:sz w:val="36"/>
          <w:szCs w:val="28"/>
          <w:rtl/>
          <w:lang w:bidi="ar-EG"/>
        </w:rPr>
      </w:pPr>
    </w:p>
    <w:p w14:paraId="14DB26D6" w14:textId="366DA7E6" w:rsidR="008E2240" w:rsidRDefault="008E2240" w:rsidP="004E32AE">
      <w:pPr>
        <w:rPr>
          <w:ins w:id="76" w:author="Ahmed Khalil" w:date="2020-05-27T11:49:00Z"/>
          <w:sz w:val="36"/>
          <w:szCs w:val="28"/>
          <w:rtl/>
          <w:lang w:bidi="ar-EG"/>
        </w:rPr>
      </w:pPr>
    </w:p>
    <w:p w14:paraId="27CEF953" w14:textId="4A3FA5AA" w:rsidR="008E2240" w:rsidRDefault="008E2240" w:rsidP="004E32AE">
      <w:pPr>
        <w:rPr>
          <w:ins w:id="77" w:author="Ahmed Khalil" w:date="2020-05-27T11:49:00Z"/>
          <w:sz w:val="36"/>
          <w:szCs w:val="28"/>
          <w:rtl/>
          <w:lang w:bidi="ar-EG"/>
        </w:rPr>
      </w:pPr>
    </w:p>
    <w:p w14:paraId="06C353A9" w14:textId="0E6D3943" w:rsidR="008E2240" w:rsidRDefault="008E2240" w:rsidP="004E32AE">
      <w:pPr>
        <w:rPr>
          <w:ins w:id="78" w:author="Ahmed Khalil" w:date="2020-05-27T11:49:00Z"/>
          <w:sz w:val="36"/>
          <w:szCs w:val="28"/>
          <w:rtl/>
          <w:lang w:bidi="ar-EG"/>
        </w:rPr>
      </w:pPr>
    </w:p>
    <w:p w14:paraId="0F3A8208" w14:textId="529B1358" w:rsidR="008E2240" w:rsidRDefault="008E2240" w:rsidP="004E32AE">
      <w:pPr>
        <w:rPr>
          <w:ins w:id="79" w:author="Ahmed Khalil" w:date="2020-05-27T11:49:00Z"/>
          <w:sz w:val="36"/>
          <w:szCs w:val="28"/>
          <w:rtl/>
          <w:lang w:bidi="ar-EG"/>
        </w:rPr>
      </w:pPr>
    </w:p>
    <w:p w14:paraId="2241F7C7" w14:textId="57CB5AD8" w:rsidR="008E2240" w:rsidRDefault="008E2240" w:rsidP="004E32AE">
      <w:pPr>
        <w:rPr>
          <w:ins w:id="80" w:author="Ahmed Khalil" w:date="2020-05-27T11:49:00Z"/>
          <w:sz w:val="36"/>
          <w:szCs w:val="28"/>
          <w:rtl/>
          <w:lang w:bidi="ar-EG"/>
        </w:rPr>
      </w:pPr>
    </w:p>
    <w:p w14:paraId="2F68EA3C" w14:textId="66EECA80" w:rsidR="008E2240" w:rsidRDefault="008E2240" w:rsidP="004E32AE">
      <w:pPr>
        <w:rPr>
          <w:ins w:id="81" w:author="Ahmed Khalil" w:date="2020-05-27T11:49:00Z"/>
          <w:sz w:val="36"/>
          <w:szCs w:val="28"/>
          <w:rtl/>
          <w:lang w:bidi="ar-EG"/>
        </w:rPr>
      </w:pPr>
    </w:p>
    <w:p w14:paraId="71DB6E02" w14:textId="0A1836F2" w:rsidR="008E2240" w:rsidRDefault="008E2240" w:rsidP="004E32AE">
      <w:pPr>
        <w:rPr>
          <w:ins w:id="82" w:author="Ahmed Khalil" w:date="2020-05-27T11:49:00Z"/>
          <w:sz w:val="36"/>
          <w:szCs w:val="28"/>
          <w:rtl/>
          <w:lang w:bidi="ar-EG"/>
        </w:rPr>
      </w:pPr>
    </w:p>
    <w:p w14:paraId="5E008AE6" w14:textId="55DD811B" w:rsidR="008E2240" w:rsidRDefault="008E2240" w:rsidP="004E32AE">
      <w:pPr>
        <w:rPr>
          <w:ins w:id="83" w:author="Ahmed Khalil" w:date="2020-05-27T11:49:00Z"/>
          <w:sz w:val="36"/>
          <w:szCs w:val="28"/>
          <w:rtl/>
          <w:lang w:bidi="ar-EG"/>
        </w:rPr>
      </w:pPr>
    </w:p>
    <w:p w14:paraId="2DAEC3B3" w14:textId="24966A2B" w:rsidR="008E2240" w:rsidRDefault="008E2240" w:rsidP="004E32AE">
      <w:pPr>
        <w:rPr>
          <w:ins w:id="84" w:author="Ahmed Khalil" w:date="2020-05-27T11:49:00Z"/>
          <w:sz w:val="36"/>
          <w:szCs w:val="28"/>
          <w:rtl/>
          <w:lang w:bidi="ar-EG"/>
        </w:rPr>
      </w:pPr>
    </w:p>
    <w:p w14:paraId="3973B9AE" w14:textId="27A71BAF" w:rsidR="008E2240" w:rsidRDefault="008E2240" w:rsidP="004E32AE">
      <w:pPr>
        <w:rPr>
          <w:ins w:id="85" w:author="Ahmed Khalil" w:date="2020-05-27T11:49:00Z"/>
          <w:sz w:val="36"/>
          <w:szCs w:val="28"/>
          <w:rtl/>
          <w:lang w:bidi="ar-EG"/>
        </w:rPr>
      </w:pPr>
    </w:p>
    <w:p w14:paraId="50DDC963" w14:textId="6783B95F" w:rsidR="008E2240" w:rsidRDefault="008E2240" w:rsidP="004E32AE">
      <w:pPr>
        <w:rPr>
          <w:ins w:id="86" w:author="Ahmed Khalil" w:date="2020-05-27T11:49:00Z"/>
          <w:sz w:val="36"/>
          <w:szCs w:val="28"/>
          <w:rtl/>
          <w:lang w:bidi="ar-EG"/>
        </w:rPr>
      </w:pPr>
    </w:p>
    <w:p w14:paraId="436B6C9E" w14:textId="0B32D3F3" w:rsidR="008E2240" w:rsidRDefault="008E2240" w:rsidP="004E32AE">
      <w:pPr>
        <w:rPr>
          <w:ins w:id="87" w:author="Ahmed Khalil" w:date="2020-05-27T11:49:00Z"/>
          <w:sz w:val="36"/>
          <w:szCs w:val="28"/>
          <w:rtl/>
          <w:lang w:bidi="ar-EG"/>
        </w:rPr>
      </w:pPr>
    </w:p>
    <w:p w14:paraId="37F9CFFE" w14:textId="05AD1E64" w:rsidR="008E2240" w:rsidRDefault="008E2240" w:rsidP="004E32AE">
      <w:pPr>
        <w:rPr>
          <w:ins w:id="88" w:author="Ahmed Khalil" w:date="2020-05-27T11:49:00Z"/>
          <w:sz w:val="36"/>
          <w:szCs w:val="28"/>
          <w:rtl/>
          <w:lang w:bidi="ar-EG"/>
        </w:rPr>
      </w:pPr>
    </w:p>
    <w:p w14:paraId="5B0DDBB0" w14:textId="1D7C9570" w:rsidR="00321EAF" w:rsidRPr="004E32AE" w:rsidRDefault="00321EAF" w:rsidP="004E32AE">
      <w:pPr>
        <w:rPr>
          <w:sz w:val="36"/>
          <w:szCs w:val="28"/>
          <w:lang w:bidi="ar-EG"/>
        </w:rPr>
      </w:pPr>
    </w:p>
    <w:sectPr w:rsidR="00321EAF" w:rsidRPr="004E32AE" w:rsidSect="008E00AB">
      <w:pgSz w:w="12240" w:h="15840" w:code="1"/>
      <w:pgMar w:top="720" w:right="720" w:bottom="720" w:left="720" w:header="720" w:footer="720" w:gutter="0"/>
      <w:pgNumType w:start="0"/>
      <w:cols w:space="720"/>
      <w:titlePg/>
      <w:docGrid w:linePitch="381"/>
      <w:sectPrChange w:id="89" w:author="Ahmed Khalil" w:date="2020-05-27T12:12:00Z">
        <w:sectPr w:rsidR="00321EAF" w:rsidRPr="004E32AE" w:rsidSect="008E00AB">
          <w:pgSz w:code="0"/>
          <w:pgMar w:top="720" w:right="720" w:bottom="720" w:left="720" w:header="720" w:footer="720" w:gutter="0"/>
          <w:docGrid w:linePitch="360"/>
        </w:sectPr>
      </w:sectPrChange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9080B"/>
    <w:multiLevelType w:val="hybridMultilevel"/>
    <w:tmpl w:val="A314AE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0999"/>
    <w:multiLevelType w:val="hybridMultilevel"/>
    <w:tmpl w:val="A62A2B3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CB72CB"/>
    <w:multiLevelType w:val="hybridMultilevel"/>
    <w:tmpl w:val="768A1C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3AC1878"/>
    <w:multiLevelType w:val="hybridMultilevel"/>
    <w:tmpl w:val="5D1C8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B5FCA"/>
    <w:multiLevelType w:val="hybridMultilevel"/>
    <w:tmpl w:val="34B209C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07598F"/>
    <w:multiLevelType w:val="hybridMultilevel"/>
    <w:tmpl w:val="06B0E4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5C3E2E"/>
    <w:multiLevelType w:val="hybridMultilevel"/>
    <w:tmpl w:val="3D86C9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685353"/>
    <w:multiLevelType w:val="hybridMultilevel"/>
    <w:tmpl w:val="9C7A7A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F40B1B"/>
    <w:multiLevelType w:val="hybridMultilevel"/>
    <w:tmpl w:val="619C18F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110FAC"/>
    <w:multiLevelType w:val="hybridMultilevel"/>
    <w:tmpl w:val="DD8861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8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0"/>
  </w:num>
  <w:num w:numId="1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hmed Khalil">
    <w15:presenceInfo w15:providerId="Windows Live" w15:userId="4c094084f2d3411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AF6"/>
    <w:rsid w:val="00023EA6"/>
    <w:rsid w:val="00064A66"/>
    <w:rsid w:val="000C16AF"/>
    <w:rsid w:val="00206A2D"/>
    <w:rsid w:val="002752DA"/>
    <w:rsid w:val="00321EAF"/>
    <w:rsid w:val="00352466"/>
    <w:rsid w:val="003E2C99"/>
    <w:rsid w:val="003E5FBA"/>
    <w:rsid w:val="003F0AF1"/>
    <w:rsid w:val="004279AC"/>
    <w:rsid w:val="004E32AE"/>
    <w:rsid w:val="00517790"/>
    <w:rsid w:val="006B22DA"/>
    <w:rsid w:val="006F65A7"/>
    <w:rsid w:val="00714633"/>
    <w:rsid w:val="00775915"/>
    <w:rsid w:val="0084622F"/>
    <w:rsid w:val="008804D8"/>
    <w:rsid w:val="008B4497"/>
    <w:rsid w:val="008E00AB"/>
    <w:rsid w:val="008E2240"/>
    <w:rsid w:val="00A930DB"/>
    <w:rsid w:val="00B022FB"/>
    <w:rsid w:val="00B9160E"/>
    <w:rsid w:val="00ED17B1"/>
    <w:rsid w:val="00EE0AF6"/>
    <w:rsid w:val="00FA1F54"/>
    <w:rsid w:val="00FD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62E67"/>
  <w15:chartTrackingRefBased/>
  <w15:docId w15:val="{1BE7BE0E-5A22-42BE-8DB0-F3129F7EA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4497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2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B22D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22DA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6B22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2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2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6B2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B22D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35246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71463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F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F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microsoft.com/office/2011/relationships/people" Target="peop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4FA32-9BA1-421A-9F3A-9B89E581C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2527</TotalTime>
  <Pages>1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Khalil</dc:creator>
  <cp:keywords/>
  <dc:description/>
  <cp:lastModifiedBy>Ahmed Khalil</cp:lastModifiedBy>
  <cp:revision>7</cp:revision>
  <cp:lastPrinted>2020-05-27T10:14:00Z</cp:lastPrinted>
  <dcterms:created xsi:type="dcterms:W3CDTF">2020-05-25T16:54:00Z</dcterms:created>
  <dcterms:modified xsi:type="dcterms:W3CDTF">2020-05-27T11:20:00Z</dcterms:modified>
</cp:coreProperties>
</file>